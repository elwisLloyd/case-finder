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pageBreakBefore w:val="0"/>
        <w:rPr>
          <w:rFonts w:ascii="Times New Roman" w:cs="Times New Roman" w:eastAsia="Times New Roman" w:hAnsi="Times New Roman"/>
        </w:rPr>
      </w:pPr>
      <w:bookmarkStart w:colFirst="0" w:colLast="0" w:name="_gjdgxs" w:id="0"/>
      <w:bookmarkEnd w:id="0"/>
      <w:r w:rsidDel="00000000" w:rsidR="00000000" w:rsidRPr="00000000">
        <w:rPr>
          <w:rtl w:val="0"/>
        </w:rPr>
      </w:r>
    </w:p>
    <w:p w:rsidR="00000000" w:rsidDel="00000000" w:rsidP="00000000" w:rsidRDefault="00000000" w:rsidRPr="00000000" w14:paraId="00000002">
      <w:pPr>
        <w:pStyle w:val="Title"/>
        <w:pageBreakBefore w:val="0"/>
        <w:rPr>
          <w:rFonts w:ascii="Times New Roman" w:cs="Times New Roman" w:eastAsia="Times New Roman" w:hAnsi="Times New Roman"/>
        </w:rPr>
      </w:pPr>
      <w:bookmarkStart w:colFirst="0" w:colLast="0" w:name="_30j0zll" w:id="1"/>
      <w:bookmarkEnd w:id="1"/>
      <w:r w:rsidDel="00000000" w:rsidR="00000000" w:rsidRPr="00000000">
        <w:rPr>
          <w:rtl w:val="0"/>
        </w:rPr>
      </w:r>
    </w:p>
    <w:p w:rsidR="00000000" w:rsidDel="00000000" w:rsidP="00000000" w:rsidRDefault="00000000" w:rsidRPr="00000000" w14:paraId="00000003">
      <w:pPr>
        <w:pStyle w:val="Title"/>
        <w:pageBreakBefore w:val="0"/>
        <w:rPr>
          <w:rFonts w:ascii="Times New Roman" w:cs="Times New Roman" w:eastAsia="Times New Roman" w:hAnsi="Times New Roman"/>
        </w:rPr>
      </w:pPr>
      <w:bookmarkStart w:colFirst="0" w:colLast="0" w:name="_1fob9te" w:id="2"/>
      <w:bookmarkEnd w:id="2"/>
      <w:r w:rsidDel="00000000" w:rsidR="00000000" w:rsidRPr="00000000">
        <w:rPr>
          <w:rtl w:val="0"/>
        </w:rPr>
      </w:r>
    </w:p>
    <w:p w:rsidR="00000000" w:rsidDel="00000000" w:rsidP="00000000" w:rsidRDefault="00000000" w:rsidRPr="00000000" w14:paraId="00000004">
      <w:pPr>
        <w:pStyle w:val="Title"/>
        <w:pageBreakBefore w:val="0"/>
        <w:rPr>
          <w:rFonts w:ascii="Times New Roman" w:cs="Times New Roman" w:eastAsia="Times New Roman" w:hAnsi="Times New Roman"/>
        </w:rPr>
      </w:pPr>
      <w:bookmarkStart w:colFirst="0" w:colLast="0" w:name="_3znysh7" w:id="3"/>
      <w:bookmarkEnd w:id="3"/>
      <w:r w:rsidDel="00000000" w:rsidR="00000000" w:rsidRPr="00000000">
        <w:rPr>
          <w:rFonts w:ascii="Times New Roman" w:cs="Times New Roman" w:eastAsia="Times New Roman" w:hAnsi="Times New Roman"/>
          <w:rtl w:val="0"/>
        </w:rPr>
        <w:t xml:space="preserve">Техническое задание на пилотную эксплуатацию системы чат-бота для Контактного центра клиентского сервиса</w:t>
      </w:r>
    </w:p>
    <w:p w:rsidR="00000000" w:rsidDel="00000000" w:rsidP="00000000" w:rsidRDefault="00000000" w:rsidRPr="00000000" w14:paraId="00000005">
      <w:pPr>
        <w:pageBreakBefore w:val="0"/>
        <w:spacing w:after="60" w:before="60" w:line="240"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06">
      <w:pPr>
        <w:pageBreakBefore w:val="0"/>
        <w:spacing w:after="60" w:before="60" w:line="240"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07">
      <w:pPr>
        <w:pStyle w:val="Heading1"/>
        <w:pageBreakBefore w:val="0"/>
        <w:spacing w:after="60" w:before="60" w:line="240" w:lineRule="auto"/>
        <w:rPr>
          <w:rFonts w:ascii="Times New Roman" w:cs="Times New Roman" w:eastAsia="Times New Roman" w:hAnsi="Times New Roman"/>
        </w:rPr>
      </w:pPr>
      <w:bookmarkStart w:colFirst="0" w:colLast="0" w:name="_2et92p0" w:id="4"/>
      <w:bookmarkEnd w:id="4"/>
      <w:r w:rsidDel="00000000" w:rsidR="00000000" w:rsidRPr="00000000">
        <w:br w:type="page"/>
      </w:r>
      <w:r w:rsidDel="00000000" w:rsidR="00000000" w:rsidRPr="00000000">
        <w:rPr>
          <w:rtl w:val="0"/>
        </w:rPr>
      </w:r>
    </w:p>
    <w:p w:rsidR="00000000" w:rsidDel="00000000" w:rsidP="00000000" w:rsidRDefault="00000000" w:rsidRPr="00000000" w14:paraId="00000008">
      <w:pPr>
        <w:pStyle w:val="Heading1"/>
        <w:pageBreakBefore w:val="0"/>
        <w:spacing w:after="60" w:before="60" w:line="240" w:lineRule="auto"/>
        <w:rPr>
          <w:rFonts w:ascii="Times New Roman" w:cs="Times New Roman" w:eastAsia="Times New Roman" w:hAnsi="Times New Roman"/>
        </w:rPr>
      </w:pPr>
      <w:bookmarkStart w:colFirst="0" w:colLast="0" w:name="_tyjcwt" w:id="5"/>
      <w:bookmarkEnd w:id="5"/>
      <w:r w:rsidDel="00000000" w:rsidR="00000000" w:rsidRPr="00000000">
        <w:rPr>
          <w:rFonts w:ascii="Times New Roman" w:cs="Times New Roman" w:eastAsia="Times New Roman" w:hAnsi="Times New Roman"/>
          <w:rtl w:val="0"/>
        </w:rPr>
        <w:t xml:space="preserve">Содержание</w:t>
      </w:r>
    </w:p>
    <w:p w:rsidR="00000000" w:rsidDel="00000000" w:rsidP="00000000" w:rsidRDefault="00000000" w:rsidRPr="00000000" w14:paraId="00000009">
      <w:pPr>
        <w:pageBreakBefore w:val="0"/>
        <w:rPr>
          <w:rFonts w:ascii="Times New Roman" w:cs="Times New Roman" w:eastAsia="Times New Roman" w:hAnsi="Times New Roman"/>
        </w:rPr>
      </w:pPr>
      <w:r w:rsidDel="00000000" w:rsidR="00000000" w:rsidRPr="00000000">
        <w:rPr>
          <w:rtl w:val="0"/>
        </w:rPr>
      </w:r>
    </w:p>
    <w:sdt>
      <w:sdtPr>
        <w:id w:val="-1500380833"/>
        <w:docPartObj>
          <w:docPartGallery w:val="Table of Contents"/>
          <w:docPartUnique w:val="1"/>
        </w:docPartObj>
      </w:sdtPr>
      <w:sdtContent>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76"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tyjcwt">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Содержание</w:t>
            </w:r>
          </w:hyperlink>
          <w:hyperlink w:anchor="_tyjcw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2</w:t>
            </w:r>
          </w:hyperlink>
          <w:r w:rsidDel="00000000" w:rsidR="00000000" w:rsidRPr="00000000">
            <w:rPr>
              <w:rtl w:val="0"/>
            </w:rPr>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76"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_1t3h5sf">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Введение</w:t>
            </w:r>
          </w:hyperlink>
          <w:hyperlink w:anchor="_1t3h5sf">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4</w:t>
            </w:r>
          </w:hyperlink>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76" w:lineRule="auto"/>
            <w:ind w:left="22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_4d34og8">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Цели проекта</w:t>
            </w:r>
          </w:hyperlink>
          <w:hyperlink w:anchor="_4d34og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4</w:t>
            </w:r>
          </w:hyperlink>
          <w:r w:rsidDel="00000000" w:rsidR="00000000" w:rsidRPr="00000000">
            <w:rPr>
              <w:rtl w:val="0"/>
            </w:rPr>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76" w:lineRule="auto"/>
            <w:ind w:left="22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_2s8eyo1">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Этапы проекта</w:t>
            </w:r>
          </w:hyperlink>
          <w:hyperlink w:anchor="_2s8eyo1">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4</w:t>
            </w:r>
          </w:hyperlink>
          <w:r w:rsidDel="00000000" w:rsidR="00000000" w:rsidRPr="00000000">
            <w:rPr>
              <w:rtl w:val="0"/>
            </w:rPr>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76" w:lineRule="auto"/>
            <w:ind w:left="22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_17dp8vu">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Задачи 1 этапа проекта</w:t>
            </w:r>
          </w:hyperlink>
          <w:hyperlink w:anchor="_17dp8vu">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4</w:t>
            </w:r>
          </w:hyperlink>
          <w:r w:rsidDel="00000000" w:rsidR="00000000" w:rsidRPr="00000000">
            <w:rPr>
              <w:rtl w:val="0"/>
            </w:rPr>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76" w:lineRule="auto"/>
            <w:ind w:left="22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_3rdcrjn">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Ожидаемые результаты работ 1 этапа проекта</w:t>
            </w:r>
          </w:hyperlink>
          <w:hyperlink w:anchor="_3rdcrj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4</w:t>
            </w:r>
          </w:hyperlink>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76" w:lineRule="auto"/>
            <w:ind w:left="22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_26in1rg">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Ожидаемый эффект</w:t>
            </w:r>
          </w:hyperlink>
          <w:hyperlink w:anchor="_26in1r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5</w:t>
            </w:r>
          </w:hyperlink>
          <w:r w:rsidDel="00000000" w:rsidR="00000000" w:rsidRPr="00000000">
            <w:rPr>
              <w:rtl w:val="0"/>
            </w:rPr>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76" w:lineRule="auto"/>
            <w:ind w:left="22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_lnxbz9">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Назначение документа</w:t>
            </w:r>
          </w:hyperlink>
          <w:hyperlink w:anchor="_lnxbz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5</w:t>
            </w:r>
          </w:hyperlink>
          <w:r w:rsidDel="00000000" w:rsidR="00000000" w:rsidRPr="00000000">
            <w:rPr>
              <w:rtl w:val="0"/>
            </w:rPr>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76" w:lineRule="auto"/>
            <w:ind w:left="22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_35nkun2">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Термины и определения</w:t>
            </w:r>
          </w:hyperlink>
          <w:hyperlink w:anchor="_35nkun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5</w:t>
            </w:r>
          </w:hyperlink>
          <w:r w:rsidDel="00000000" w:rsidR="00000000" w:rsidRPr="00000000">
            <w:rPr>
              <w:rtl w:val="0"/>
            </w:rPr>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76"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_1ksv4uv">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Бизнес требования</w:t>
            </w:r>
          </w:hyperlink>
          <w:hyperlink w:anchor="_1ksv4uv">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7</w:t>
            </w:r>
          </w:hyperlink>
          <w:r w:rsidDel="00000000" w:rsidR="00000000" w:rsidRPr="00000000">
            <w:rPr>
              <w:rtl w:val="0"/>
            </w:rPr>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76" w:lineRule="auto"/>
            <w:ind w:left="22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_44sinio">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Сценарии работы</w:t>
            </w:r>
          </w:hyperlink>
          <w:hyperlink w:anchor="_44sinio">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7</w:t>
            </w:r>
          </w:hyperlink>
          <w:r w:rsidDel="00000000" w:rsidR="00000000" w:rsidRPr="00000000">
            <w:rPr>
              <w:rtl w:val="0"/>
            </w:rPr>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76" w:lineRule="auto"/>
            <w:ind w:left="44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_2jxsxqh">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Процесс обработки обращений клиентов</w:t>
            </w:r>
          </w:hyperlink>
          <w:hyperlink w:anchor="_2jxsxq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7</w:t>
            </w:r>
          </w:hyperlink>
          <w:r w:rsidDel="00000000" w:rsidR="00000000" w:rsidRPr="00000000">
            <w:rPr>
              <w:rtl w:val="0"/>
            </w:rPr>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76" w:lineRule="auto"/>
            <w:ind w:left="44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_z337ya">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Процесс обучения чат-бота</w:t>
            </w:r>
          </w:hyperlink>
          <w:hyperlink w:anchor="_z337ya">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9</w:t>
            </w:r>
          </w:hyperlink>
          <w:r w:rsidDel="00000000" w:rsidR="00000000" w:rsidRPr="00000000">
            <w:rPr>
              <w:rtl w:val="0"/>
            </w:rPr>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76" w:lineRule="auto"/>
            <w:ind w:left="22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_3j2qqm3">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Функциональные требования</w:t>
            </w:r>
          </w:hyperlink>
          <w:hyperlink w:anchor="_3j2qqm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10</w:t>
            </w:r>
          </w:hyperlink>
          <w:r w:rsidDel="00000000" w:rsidR="00000000" w:rsidRPr="00000000">
            <w:rPr>
              <w:rtl w:val="0"/>
            </w:rPr>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76" w:lineRule="auto"/>
            <w:ind w:left="44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_1y810tw">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Требования к системе в целом</w:t>
            </w:r>
          </w:hyperlink>
          <w:hyperlink w:anchor="_1y810t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10</w:t>
            </w:r>
          </w:hyperlink>
          <w:r w:rsidDel="00000000" w:rsidR="00000000" w:rsidRPr="00000000">
            <w:rPr>
              <w:rtl w:val="0"/>
            </w:rPr>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76" w:lineRule="auto"/>
            <w:ind w:left="44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_4i7ojhp">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Тематики и сценарии для автоматизации</w:t>
            </w:r>
          </w:hyperlink>
          <w:hyperlink w:anchor="_4i7ojh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11</w:t>
            </w:r>
          </w:hyperlink>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76" w:lineRule="auto"/>
            <w:ind w:left="44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_2xcytpi">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Требования к чат-боту</w:t>
            </w:r>
          </w:hyperlink>
          <w:hyperlink w:anchor="_2xcytpi">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11</w:t>
            </w:r>
          </w:hyperlink>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76" w:lineRule="auto"/>
            <w:ind w:left="44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_1ci93xb">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Требования к автоматизации редактора базы знаний</w:t>
            </w:r>
          </w:hyperlink>
          <w:hyperlink w:anchor="_1ci93xb">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12</w:t>
            </w:r>
          </w:hyperlink>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76" w:lineRule="auto"/>
            <w:ind w:left="44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_3whwml4">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Требования к отчетности и аналитике</w:t>
            </w:r>
          </w:hyperlink>
          <w:hyperlink w:anchor="_3whwml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13</w:t>
            </w:r>
          </w:hyperlink>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76" w:lineRule="auto"/>
            <w:ind w:left="44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_2bn6wsx">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Требования к ролевой модели</w:t>
            </w:r>
          </w:hyperlink>
          <w:hyperlink w:anchor="_2bn6wsx">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14</w:t>
            </w:r>
          </w:hyperlink>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76"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_qsh70q">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Технологические требования</w:t>
            </w:r>
          </w:hyperlink>
          <w:hyperlink w:anchor="_qsh70q">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15</w:t>
            </w:r>
          </w:hyperlink>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76" w:lineRule="auto"/>
            <w:ind w:left="22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_3as4poj">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Верхнеуровневая архитектура решения</w:t>
            </w:r>
          </w:hyperlink>
          <w:hyperlink w:anchor="_3as4poj">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15</w:t>
            </w:r>
          </w:hyperlink>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76" w:lineRule="auto"/>
            <w:ind w:left="22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_1pxezwc">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Описание принципов взаимодействия чат бота и чат-платформы</w:t>
            </w:r>
          </w:hyperlink>
          <w:hyperlink w:anchor="_1pxezwc">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16</w:t>
            </w:r>
          </w:hyperlink>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76" w:lineRule="auto"/>
            <w:ind w:left="22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_49x2ik5">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Описание принципов взаимодействия чат бота и систем банка</w:t>
            </w:r>
          </w:hyperlink>
          <w:hyperlink w:anchor="_49x2ik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17</w:t>
            </w:r>
          </w:hyperlink>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76" w:lineRule="auto"/>
            <w:ind w:left="22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_2p2csry">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Требования к API</w:t>
            </w:r>
          </w:hyperlink>
          <w:hyperlink w:anchor="_2p2csry">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17</w:t>
            </w:r>
          </w:hyperlink>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76" w:lineRule="auto"/>
            <w:ind w:left="22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_147n2z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Требования к разделению доступа</w:t>
            </w:r>
          </w:hyperlink>
          <w:hyperlink w:anchor="_147n2z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17</w:t>
            </w:r>
          </w:hyperlink>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76" w:lineRule="auto"/>
            <w:ind w:left="22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_23ckvvd">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Требования информационной безопасности</w:t>
            </w:r>
          </w:hyperlink>
          <w:hyperlink w:anchor="_23ckvv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18</w:t>
            </w:r>
          </w:hyperlink>
          <w:r w:rsidDel="00000000" w:rsidR="00000000" w:rsidRPr="00000000">
            <w:rPr>
              <w:rtl w:val="0"/>
            </w:rPr>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76" w:lineRule="auto"/>
            <w:ind w:left="22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_ihv636">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Требования к системному окружению, и средам</w:t>
            </w:r>
          </w:hyperlink>
          <w:hyperlink w:anchor="_ihv636">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18</w:t>
            </w:r>
          </w:hyperlink>
          <w:r w:rsidDel="00000000" w:rsidR="00000000" w:rsidRPr="00000000">
            <w:rPr>
              <w:rtl w:val="0"/>
            </w:rPr>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76" w:lineRule="auto"/>
            <w:ind w:left="44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_32hioqz">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Используемые среды</w:t>
            </w:r>
          </w:hyperlink>
          <w:hyperlink w:anchor="_32hioq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18</w:t>
            </w:r>
          </w:hyperlink>
          <w:r w:rsidDel="00000000" w:rsidR="00000000" w:rsidRPr="00000000">
            <w:rPr>
              <w:rtl w:val="0"/>
            </w:rPr>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76" w:lineRule="auto"/>
            <w:ind w:left="44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_1hmsyys">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Технологический стэк</w:t>
            </w:r>
          </w:hyperlink>
          <w:hyperlink w:anchor="_1hmsyys">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19</w:t>
            </w:r>
          </w:hyperlink>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76" w:lineRule="auto"/>
            <w:ind w:left="22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_41mghml">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Требования к инфраструктуре и нагрузке (сайзингу)</w:t>
            </w:r>
          </w:hyperlink>
          <w:hyperlink w:anchor="_41mghml">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19</w:t>
            </w:r>
          </w:hyperlink>
          <w:r w:rsidDel="00000000" w:rsidR="00000000" w:rsidRPr="00000000">
            <w:rPr>
              <w:rtl w:val="0"/>
            </w:rPr>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76" w:lineRule="auto"/>
            <w:ind w:left="22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_2grqrue">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Иные технологические требования</w:t>
            </w:r>
          </w:hyperlink>
          <w:hyperlink w:anchor="_2grqrue">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22</w:t>
            </w:r>
          </w:hyperlink>
          <w:r w:rsidDel="00000000" w:rsidR="00000000" w:rsidRPr="00000000">
            <w:rPr>
              <w:rtl w:val="0"/>
            </w:rPr>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76"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_vx1227">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Организационные требования</w:t>
            </w:r>
          </w:hyperlink>
          <w:hyperlink w:anchor="_vx122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22</w:t>
            </w:r>
          </w:hyperlink>
          <w:r w:rsidDel="00000000" w:rsidR="00000000" w:rsidRPr="00000000">
            <w:rPr>
              <w:rtl w:val="0"/>
            </w:rPr>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76" w:lineRule="auto"/>
            <w:ind w:left="22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_3fwokq0">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Требования к поддержке и непрерывности на период выполнения проекта</w:t>
            </w:r>
          </w:hyperlink>
          <w:hyperlink w:anchor="_3fwokq0">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22</w:t>
            </w:r>
          </w:hyperlink>
          <w:r w:rsidDel="00000000" w:rsidR="00000000" w:rsidRPr="00000000">
            <w:rPr>
              <w:rtl w:val="0"/>
            </w:rPr>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76" w:lineRule="auto"/>
            <w:ind w:left="22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_1v1yuxt">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Требования к составу и срокам работ</w:t>
            </w:r>
          </w:hyperlink>
          <w:hyperlink w:anchor="_1v1yux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23</w:t>
            </w:r>
          </w:hyperlink>
          <w:r w:rsidDel="00000000" w:rsidR="00000000" w:rsidRPr="00000000">
            <w:rPr>
              <w:rtl w:val="0"/>
            </w:rPr>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76" w:lineRule="auto"/>
            <w:ind w:left="44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_4f1mdlm">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Пилотирование Системы</w:t>
            </w:r>
          </w:hyperlink>
          <w:hyperlink w:anchor="_4f1mdlm">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23</w:t>
            </w:r>
          </w:hyperlink>
          <w:r w:rsidDel="00000000" w:rsidR="00000000" w:rsidRPr="00000000">
            <w:rPr>
              <w:rtl w:val="0"/>
            </w:rPr>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76" w:lineRule="auto"/>
            <w:ind w:left="44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_2u6wntf">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Разработка плана развития Системы</w:t>
            </w:r>
          </w:hyperlink>
          <w:hyperlink w:anchor="_2u6wntf">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24</w:t>
            </w:r>
          </w:hyperlink>
          <w:r w:rsidDel="00000000" w:rsidR="00000000" w:rsidRPr="00000000">
            <w:rPr>
              <w:rtl w:val="0"/>
            </w:rPr>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76" w:lineRule="auto"/>
            <w:ind w:left="22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_19c6y18">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Требования к управлению проектом</w:t>
            </w:r>
          </w:hyperlink>
          <w:hyperlink w:anchor="_19c6y1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24</w:t>
            </w:r>
          </w:hyperlink>
          <w:r w:rsidDel="00000000" w:rsidR="00000000" w:rsidRPr="00000000">
            <w:rPr>
              <w:rtl w:val="0"/>
            </w:rPr>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76" w:lineRule="auto"/>
            <w:ind w:left="22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_3tbugp1">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Отчетная документация</w:t>
            </w:r>
          </w:hyperlink>
          <w:hyperlink w:anchor="_3tbugp1">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25</w:t>
            </w:r>
          </w:hyperlink>
          <w:r w:rsidDel="00000000" w:rsidR="00000000" w:rsidRPr="00000000">
            <w:rPr>
              <w:rtl w:val="0"/>
            </w:rPr>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76" w:lineRule="auto"/>
            <w:ind w:left="22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_28h4qwu">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Требования к процессам управления кодом, задачами, релизами</w:t>
            </w:r>
          </w:hyperlink>
          <w:hyperlink w:anchor="_28h4qwu">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25</w:t>
            </w:r>
          </w:hyperlink>
          <w:r w:rsidDel="00000000" w:rsidR="00000000" w:rsidRPr="00000000">
            <w:rPr>
              <w:rtl w:val="0"/>
            </w:rPr>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76"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_nmf14n">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Требования к технической поддержке за рамками проекта</w:t>
            </w:r>
          </w:hyperlink>
          <w:hyperlink w:anchor="_nmf14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27</w:t>
            </w:r>
          </w:hyperlink>
          <w:r w:rsidDel="00000000" w:rsidR="00000000" w:rsidRPr="00000000">
            <w:rPr>
              <w:rtl w:val="0"/>
            </w:rPr>
          </w:r>
        </w:p>
        <w:p w:rsidR="00000000" w:rsidDel="00000000" w:rsidP="00000000" w:rsidRDefault="00000000" w:rsidRPr="00000000" w14:paraId="00000033">
          <w:pPr>
            <w:pageBreakBefore w:val="0"/>
            <w:tabs>
              <w:tab w:val="right" w:leader="none" w:pos="9360"/>
            </w:tabs>
            <w:spacing w:after="80" w:before="60" w:line="240" w:lineRule="auto"/>
            <w:ind w:left="360" w:firstLine="0"/>
            <w:rPr>
              <w:rFonts w:ascii="Times New Roman" w:cs="Times New Roman" w:eastAsia="Times New Roman" w:hAnsi="Times New Roman"/>
              <w:color w:val="000000"/>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4">
      <w:pPr>
        <w:pageBreakBefore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5">
      <w:pPr>
        <w:pageBreakBefore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6">
      <w:pPr>
        <w:pStyle w:val="Heading1"/>
        <w:pageBreakBefore w:val="0"/>
        <w:spacing w:after="60" w:before="60" w:line="240" w:lineRule="auto"/>
        <w:rPr>
          <w:rFonts w:ascii="Times New Roman" w:cs="Times New Roman" w:eastAsia="Times New Roman" w:hAnsi="Times New Roman"/>
        </w:rPr>
      </w:pPr>
      <w:bookmarkStart w:colFirst="0" w:colLast="0" w:name="_3dy6vkm" w:id="6"/>
      <w:bookmarkEnd w:id="6"/>
      <w:r w:rsidDel="00000000" w:rsidR="00000000" w:rsidRPr="00000000">
        <w:br w:type="page"/>
      </w:r>
      <w:r w:rsidDel="00000000" w:rsidR="00000000" w:rsidRPr="00000000">
        <w:rPr>
          <w:rtl w:val="0"/>
        </w:rPr>
      </w:r>
    </w:p>
    <w:p w:rsidR="00000000" w:rsidDel="00000000" w:rsidP="00000000" w:rsidRDefault="00000000" w:rsidRPr="00000000" w14:paraId="00000037">
      <w:pPr>
        <w:pageBreakBefore w:val="0"/>
        <w:spacing w:after="60" w:before="6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8">
      <w:pPr>
        <w:pageBreakBefore w:val="0"/>
        <w:spacing w:after="60" w:before="6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9">
      <w:pPr>
        <w:pStyle w:val="Heading1"/>
        <w:pageBreakBefore w:val="0"/>
        <w:spacing w:after="60" w:before="60" w:line="240" w:lineRule="auto"/>
        <w:rPr>
          <w:rFonts w:ascii="Times New Roman" w:cs="Times New Roman" w:eastAsia="Times New Roman" w:hAnsi="Times New Roman"/>
        </w:rPr>
      </w:pPr>
      <w:bookmarkStart w:colFirst="0" w:colLast="0" w:name="_1t3h5sf" w:id="7"/>
      <w:bookmarkEnd w:id="7"/>
      <w:r w:rsidDel="00000000" w:rsidR="00000000" w:rsidRPr="00000000">
        <w:rPr>
          <w:rFonts w:ascii="Times New Roman" w:cs="Times New Roman" w:eastAsia="Times New Roman" w:hAnsi="Times New Roman"/>
          <w:rtl w:val="0"/>
        </w:rPr>
        <w:t xml:space="preserve">Введение</w:t>
      </w:r>
    </w:p>
    <w:p w:rsidR="00000000" w:rsidDel="00000000" w:rsidP="00000000" w:rsidRDefault="00000000" w:rsidRPr="00000000" w14:paraId="0000003A">
      <w:pPr>
        <w:pStyle w:val="Heading2"/>
        <w:pageBreakBefore w:val="0"/>
        <w:rPr>
          <w:rFonts w:ascii="Times New Roman" w:cs="Times New Roman" w:eastAsia="Times New Roman" w:hAnsi="Times New Roman"/>
        </w:rPr>
      </w:pPr>
      <w:bookmarkStart w:colFirst="0" w:colLast="0" w:name="_4d34og8" w:id="8"/>
      <w:bookmarkEnd w:id="8"/>
      <w:r w:rsidDel="00000000" w:rsidR="00000000" w:rsidRPr="00000000">
        <w:rPr>
          <w:rFonts w:ascii="Times New Roman" w:cs="Times New Roman" w:eastAsia="Times New Roman" w:hAnsi="Times New Roman"/>
          <w:rtl w:val="0"/>
        </w:rPr>
        <w:t xml:space="preserve">Цели проекта</w:t>
      </w:r>
    </w:p>
    <w:p w:rsidR="00000000" w:rsidDel="00000000" w:rsidP="00000000" w:rsidRDefault="00000000" w:rsidRPr="00000000" w14:paraId="0000003B">
      <w:pPr>
        <w:pageBreakBefore w:val="0"/>
        <w:numPr>
          <w:ilvl w:val="0"/>
          <w:numId w:val="25"/>
        </w:numPr>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Целью проекта является разработка и внедрение чат-ботов для внутренних каналов взаимодействия с клиентами Банка и в мессенджерах, которые обеспечат предоставление общей и персонализированной информации, прием оплат, проведение переводов, регистрацию обращений и другие активные действия в рамках услуг и процедур Банка.</w:t>
      </w:r>
    </w:p>
    <w:p w:rsidR="00000000" w:rsidDel="00000000" w:rsidP="00000000" w:rsidRDefault="00000000" w:rsidRPr="00000000" w14:paraId="0000003C">
      <w:pPr>
        <w:pageBreakBefore w:val="0"/>
        <w:numPr>
          <w:ilvl w:val="0"/>
          <w:numId w:val="25"/>
        </w:numPr>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В данном ТЗ описаны требования к Этапу 1 проекта. Цель первого этапа проекта: проведение пилотной эксплуатации технологий чат-бота, выбор и определение возможностей развития технологий чат-ботов, автоматизация входящих обращений клиентов.</w:t>
      </w:r>
    </w:p>
    <w:p w:rsidR="00000000" w:rsidDel="00000000" w:rsidP="00000000" w:rsidRDefault="00000000" w:rsidRPr="00000000" w14:paraId="0000003D">
      <w:pPr>
        <w:pStyle w:val="Heading2"/>
        <w:pageBreakBefore w:val="0"/>
        <w:jc w:val="both"/>
        <w:rPr>
          <w:rFonts w:ascii="Times New Roman" w:cs="Times New Roman" w:eastAsia="Times New Roman" w:hAnsi="Times New Roman"/>
        </w:rPr>
      </w:pPr>
      <w:bookmarkStart w:colFirst="0" w:colLast="0" w:name="_2s8eyo1" w:id="9"/>
      <w:bookmarkEnd w:id="9"/>
      <w:r w:rsidDel="00000000" w:rsidR="00000000" w:rsidRPr="00000000">
        <w:rPr>
          <w:rFonts w:ascii="Times New Roman" w:cs="Times New Roman" w:eastAsia="Times New Roman" w:hAnsi="Times New Roman"/>
          <w:rtl w:val="0"/>
        </w:rPr>
        <w:t xml:space="preserve">Этапы проекта</w:t>
      </w:r>
    </w:p>
    <w:p w:rsidR="00000000" w:rsidDel="00000000" w:rsidP="00000000" w:rsidRDefault="00000000" w:rsidRPr="00000000" w14:paraId="0000003E">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Этап 1. Промышленный пилот. Выполнение работ данного технического задания, проведение пилотной эксплуатации.</w:t>
      </w:r>
    </w:p>
    <w:p w:rsidR="00000000" w:rsidDel="00000000" w:rsidP="00000000" w:rsidRDefault="00000000" w:rsidRPr="00000000" w14:paraId="0000003F">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Этап 2. Опытно-промышленная эксплуатация решения, выбранного по результатам 1 этапа. Выполнение работ в соответствии с Приложением 4. Выполнение мероприятий по переводу решения в промышленную эксплуатацию.</w:t>
      </w:r>
    </w:p>
    <w:p w:rsidR="00000000" w:rsidDel="00000000" w:rsidP="00000000" w:rsidRDefault="00000000" w:rsidRPr="00000000" w14:paraId="00000040">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Этап 3. Промышленная эксплуатация.</w:t>
      </w:r>
    </w:p>
    <w:p w:rsidR="00000000" w:rsidDel="00000000" w:rsidP="00000000" w:rsidRDefault="00000000" w:rsidRPr="00000000" w14:paraId="00000041">
      <w:pPr>
        <w:pStyle w:val="Heading2"/>
        <w:pageBreakBefore w:val="0"/>
        <w:jc w:val="both"/>
        <w:rPr>
          <w:rFonts w:ascii="Times New Roman" w:cs="Times New Roman" w:eastAsia="Times New Roman" w:hAnsi="Times New Roman"/>
        </w:rPr>
      </w:pPr>
      <w:bookmarkStart w:colFirst="0" w:colLast="0" w:name="_17dp8vu" w:id="10"/>
      <w:bookmarkEnd w:id="10"/>
      <w:r w:rsidDel="00000000" w:rsidR="00000000" w:rsidRPr="00000000">
        <w:rPr>
          <w:rFonts w:ascii="Times New Roman" w:cs="Times New Roman" w:eastAsia="Times New Roman" w:hAnsi="Times New Roman"/>
          <w:rtl w:val="0"/>
        </w:rPr>
        <w:t xml:space="preserve">Задачи 1 этапа проекта</w:t>
      </w:r>
    </w:p>
    <w:p w:rsidR="00000000" w:rsidDel="00000000" w:rsidP="00000000" w:rsidRDefault="00000000" w:rsidRPr="00000000" w14:paraId="00000042">
      <w:pPr>
        <w:pageBreakBefore w:val="0"/>
        <w:numPr>
          <w:ilvl w:val="0"/>
          <w:numId w:val="6"/>
        </w:numPr>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Повышение % автоматизации обработки входящих обращений клиентов;</w:t>
      </w:r>
    </w:p>
    <w:p w:rsidR="00000000" w:rsidDel="00000000" w:rsidP="00000000" w:rsidRDefault="00000000" w:rsidRPr="00000000" w14:paraId="00000043">
      <w:pPr>
        <w:pageBreakBefore w:val="0"/>
        <w:numPr>
          <w:ilvl w:val="0"/>
          <w:numId w:val="6"/>
        </w:numPr>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Сокращение времени обработки входящих обращений специалистами контактного центра;</w:t>
      </w:r>
    </w:p>
    <w:p w:rsidR="00000000" w:rsidDel="00000000" w:rsidP="00000000" w:rsidRDefault="00000000" w:rsidRPr="00000000" w14:paraId="00000044">
      <w:pPr>
        <w:pageBreakBefore w:val="0"/>
        <w:numPr>
          <w:ilvl w:val="0"/>
          <w:numId w:val="6"/>
        </w:numPr>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Создание механизма информационного взаимодействия между чат-ботом и системами Банка, чат-платформой Genesys и АРМ оператора КЦ Genesys;</w:t>
      </w:r>
    </w:p>
    <w:p w:rsidR="00000000" w:rsidDel="00000000" w:rsidP="00000000" w:rsidRDefault="00000000" w:rsidRPr="00000000" w14:paraId="00000045">
      <w:pPr>
        <w:pageBreakBefore w:val="0"/>
        <w:numPr>
          <w:ilvl w:val="0"/>
          <w:numId w:val="6"/>
        </w:numPr>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Вывод чат-бота в Пилотную эксплуатацию;</w:t>
      </w:r>
    </w:p>
    <w:p w:rsidR="00000000" w:rsidDel="00000000" w:rsidP="00000000" w:rsidRDefault="00000000" w:rsidRPr="00000000" w14:paraId="00000046">
      <w:pPr>
        <w:pageBreakBefore w:val="0"/>
        <w:numPr>
          <w:ilvl w:val="0"/>
          <w:numId w:val="6"/>
        </w:numPr>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Сбор показателей метрик для выбора и сопоставления решений чат бота.</w:t>
      </w:r>
    </w:p>
    <w:p w:rsidR="00000000" w:rsidDel="00000000" w:rsidP="00000000" w:rsidRDefault="00000000" w:rsidRPr="00000000" w14:paraId="00000047">
      <w:pPr>
        <w:pStyle w:val="Heading2"/>
        <w:pageBreakBefore w:val="0"/>
        <w:jc w:val="both"/>
        <w:rPr>
          <w:rFonts w:ascii="Times New Roman" w:cs="Times New Roman" w:eastAsia="Times New Roman" w:hAnsi="Times New Roman"/>
        </w:rPr>
      </w:pPr>
      <w:bookmarkStart w:colFirst="0" w:colLast="0" w:name="_3rdcrjn" w:id="11"/>
      <w:bookmarkEnd w:id="11"/>
      <w:r w:rsidDel="00000000" w:rsidR="00000000" w:rsidRPr="00000000">
        <w:rPr>
          <w:rFonts w:ascii="Times New Roman" w:cs="Times New Roman" w:eastAsia="Times New Roman" w:hAnsi="Times New Roman"/>
          <w:rtl w:val="0"/>
        </w:rPr>
        <w:t xml:space="preserve">Ожидаемые результаты работ 1 этапа проекта</w:t>
      </w:r>
    </w:p>
    <w:p w:rsidR="00000000" w:rsidDel="00000000" w:rsidP="00000000" w:rsidRDefault="00000000" w:rsidRPr="00000000" w14:paraId="00000048">
      <w:pPr>
        <w:pageBreakBefore w:val="0"/>
        <w:numPr>
          <w:ilvl w:val="0"/>
          <w:numId w:val="11"/>
        </w:numPr>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Разработаны и проверены процедуры взаимодействия с системами Банка, чат-платформой Genesys и АРМ оператора КЦ Genesys;</w:t>
      </w:r>
    </w:p>
    <w:p w:rsidR="00000000" w:rsidDel="00000000" w:rsidP="00000000" w:rsidRDefault="00000000" w:rsidRPr="00000000" w14:paraId="00000049">
      <w:pPr>
        <w:pageBreakBefore w:val="0"/>
        <w:numPr>
          <w:ilvl w:val="0"/>
          <w:numId w:val="11"/>
        </w:numPr>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Разработаны и проверены процедуры взаимодействия с информационными системами Банка;</w:t>
      </w:r>
    </w:p>
    <w:p w:rsidR="00000000" w:rsidDel="00000000" w:rsidP="00000000" w:rsidRDefault="00000000" w:rsidRPr="00000000" w14:paraId="0000004A">
      <w:pPr>
        <w:pageBreakBefore w:val="0"/>
        <w:numPr>
          <w:ilvl w:val="0"/>
          <w:numId w:val="11"/>
        </w:numPr>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Разработаны и выведены в пилотную эксплуатацию задачи 1 этапа, в соответствии с данным ТЗ и Приложением 1;</w:t>
      </w:r>
    </w:p>
    <w:p w:rsidR="00000000" w:rsidDel="00000000" w:rsidP="00000000" w:rsidRDefault="00000000" w:rsidRPr="00000000" w14:paraId="0000004B">
      <w:pPr>
        <w:pageBreakBefore w:val="0"/>
        <w:numPr>
          <w:ilvl w:val="0"/>
          <w:numId w:val="11"/>
        </w:numPr>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Собраны статистические данные по работе чат-ботов для целей их сравнения между собой. Собраны данные, демонстрирующие характеристики работы чат ботов и необходимые для подготовки отчетов по их работе</w:t>
      </w:r>
    </w:p>
    <w:p w:rsidR="00000000" w:rsidDel="00000000" w:rsidP="00000000" w:rsidRDefault="00000000" w:rsidRPr="00000000" w14:paraId="0000004C">
      <w:pPr>
        <w:pStyle w:val="Heading2"/>
        <w:pageBreakBefore w:val="0"/>
        <w:jc w:val="both"/>
        <w:rPr>
          <w:rFonts w:ascii="Times New Roman" w:cs="Times New Roman" w:eastAsia="Times New Roman" w:hAnsi="Times New Roman"/>
        </w:rPr>
      </w:pPr>
      <w:bookmarkStart w:colFirst="0" w:colLast="0" w:name="_26in1rg" w:id="12"/>
      <w:bookmarkEnd w:id="12"/>
      <w:r w:rsidDel="00000000" w:rsidR="00000000" w:rsidRPr="00000000">
        <w:rPr>
          <w:rFonts w:ascii="Times New Roman" w:cs="Times New Roman" w:eastAsia="Times New Roman" w:hAnsi="Times New Roman"/>
          <w:rtl w:val="0"/>
        </w:rPr>
        <w:t xml:space="preserve">Ожидаемый эффект</w:t>
      </w:r>
    </w:p>
    <w:p w:rsidR="00000000" w:rsidDel="00000000" w:rsidP="00000000" w:rsidRDefault="00000000" w:rsidRPr="00000000" w14:paraId="0000004D">
      <w:pPr>
        <w:pageBreakBefore w:val="0"/>
        <w:numPr>
          <w:ilvl w:val="0"/>
          <w:numId w:val="12"/>
        </w:numPr>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Снижение доли обращений клиентов в КЦ для получения информации и услуг, требующих участия оператора до 87,9% (автоматизация не менее 12,1% обращений);</w:t>
      </w:r>
    </w:p>
    <w:p w:rsidR="00000000" w:rsidDel="00000000" w:rsidP="00000000" w:rsidRDefault="00000000" w:rsidRPr="00000000" w14:paraId="0000004E">
      <w:pPr>
        <w:pageBreakBefore w:val="0"/>
        <w:numPr>
          <w:ilvl w:val="0"/>
          <w:numId w:val="12"/>
        </w:numPr>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Снижение времени обработки входящих обращений специалистами КЦ;</w:t>
      </w:r>
    </w:p>
    <w:p w:rsidR="00000000" w:rsidDel="00000000" w:rsidP="00000000" w:rsidRDefault="00000000" w:rsidRPr="00000000" w14:paraId="0000004F">
      <w:pPr>
        <w:pageBreakBefore w:val="0"/>
        <w:numPr>
          <w:ilvl w:val="0"/>
          <w:numId w:val="12"/>
        </w:numPr>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Собраны данные, достаточные для выбора технологии чат-бота для промышленной эксплуатации;</w:t>
      </w:r>
    </w:p>
    <w:p w:rsidR="00000000" w:rsidDel="00000000" w:rsidP="00000000" w:rsidRDefault="00000000" w:rsidRPr="00000000" w14:paraId="00000050">
      <w:pPr>
        <w:pStyle w:val="Heading2"/>
        <w:pageBreakBefore w:val="0"/>
        <w:rPr>
          <w:rFonts w:ascii="Times New Roman" w:cs="Times New Roman" w:eastAsia="Times New Roman" w:hAnsi="Times New Roman"/>
        </w:rPr>
      </w:pPr>
      <w:bookmarkStart w:colFirst="0" w:colLast="0" w:name="_lnxbz9" w:id="13"/>
      <w:bookmarkEnd w:id="13"/>
      <w:r w:rsidDel="00000000" w:rsidR="00000000" w:rsidRPr="00000000">
        <w:rPr>
          <w:rFonts w:ascii="Times New Roman" w:cs="Times New Roman" w:eastAsia="Times New Roman" w:hAnsi="Times New Roman"/>
          <w:rtl w:val="0"/>
        </w:rPr>
        <w:t xml:space="preserve">Назначение документа</w:t>
      </w:r>
    </w:p>
    <w:p w:rsidR="00000000" w:rsidDel="00000000" w:rsidP="00000000" w:rsidRDefault="00000000" w:rsidRPr="00000000" w14:paraId="00000051">
      <w:pPr>
        <w:pageBreakBefore w:val="0"/>
        <w:spacing w:after="60" w:before="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Данный документ описывает требования к системе чат-бота, состав и рамки работ в рамках пилотной эксплуатации технологии в БФК Открытие.  </w:t>
      </w:r>
    </w:p>
    <w:p w:rsidR="00000000" w:rsidDel="00000000" w:rsidP="00000000" w:rsidRDefault="00000000" w:rsidRPr="00000000" w14:paraId="00000052">
      <w:pPr>
        <w:pStyle w:val="Heading2"/>
        <w:pageBreakBefore w:val="0"/>
        <w:rPr>
          <w:rFonts w:ascii="Times New Roman" w:cs="Times New Roman" w:eastAsia="Times New Roman" w:hAnsi="Times New Roman"/>
        </w:rPr>
      </w:pPr>
      <w:bookmarkStart w:colFirst="0" w:colLast="0" w:name="_35nkun2" w:id="14"/>
      <w:bookmarkEnd w:id="14"/>
      <w:r w:rsidDel="00000000" w:rsidR="00000000" w:rsidRPr="00000000">
        <w:rPr>
          <w:rFonts w:ascii="Times New Roman" w:cs="Times New Roman" w:eastAsia="Times New Roman" w:hAnsi="Times New Roman"/>
          <w:rtl w:val="0"/>
        </w:rPr>
        <w:t xml:space="preserve">Термины и определения</w:t>
      </w:r>
    </w:p>
    <w:p w:rsidR="00000000" w:rsidDel="00000000" w:rsidP="00000000" w:rsidRDefault="00000000" w:rsidRPr="00000000" w14:paraId="00000053">
      <w:pPr>
        <w:pageBreakBefore w:val="0"/>
        <w:spacing w:line="240" w:lineRule="auto"/>
        <w:rPr>
          <w:rFonts w:ascii="Times New Roman" w:cs="Times New Roman" w:eastAsia="Times New Roman" w:hAnsi="Times New Roman"/>
        </w:rPr>
      </w:pPr>
      <w:r w:rsidDel="00000000" w:rsidR="00000000" w:rsidRPr="00000000">
        <w:rPr>
          <w:rtl w:val="0"/>
        </w:rPr>
      </w:r>
    </w:p>
    <w:tbl>
      <w:tblPr>
        <w:tblStyle w:val="Table1"/>
        <w:tblW w:w="9105.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48"/>
        <w:gridCol w:w="6337"/>
        <w:gridCol w:w="220"/>
        <w:tblGridChange w:id="0">
          <w:tblGrid>
            <w:gridCol w:w="2548"/>
            <w:gridCol w:w="6337"/>
            <w:gridCol w:w="220"/>
          </w:tblGrid>
        </w:tblGridChange>
      </w:tblGrid>
      <w:tr>
        <w:trPr>
          <w:cantSplit w:val="0"/>
          <w:trHeight w:val="46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054">
            <w:pPr>
              <w:pageBreakBefore w:val="0"/>
              <w:jc w:val="center"/>
              <w:rPr>
                <w:b w:val="1"/>
                <w:bCs w:val="1"/>
              </w:rPr>
            </w:pPr>
            <w:r w:rsidDel="00000000" w:rsidR="00000000" w:rsidRPr="00000000">
              <w:rPr>
                <w:b w:val="1"/>
                <w:bCs w:val="1"/>
                <w:rtl w:val="0"/>
              </w:rPr>
              <w:t xml:space="preserve">Термин/сокращение</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055">
            <w:pPr>
              <w:pageBreakBefore w:val="0"/>
              <w:jc w:val="center"/>
              <w:rPr>
                <w:b w:val="1"/>
                <w:bCs w:val="1"/>
              </w:rPr>
            </w:pPr>
            <w:r w:rsidDel="00000000" w:rsidR="00000000" w:rsidRPr="00000000">
              <w:rPr>
                <w:b w:val="1"/>
                <w:bCs w:val="1"/>
                <w:rtl w:val="0"/>
              </w:rPr>
              <w:t xml:space="preserve">Определение</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tcPr>
          <w:p w:rsidR="00000000" w:rsidDel="00000000" w:rsidP="00000000" w:rsidRDefault="00000000" w:rsidRPr="00000000" w14:paraId="00000056">
            <w:pPr>
              <w:pageBreakBefore w:val="0"/>
              <w:rPr>
                <w:b w:val="1"/>
                <w:bCs w:val="1"/>
              </w:rPr>
            </w:pPr>
            <w:r w:rsidDel="00000000" w:rsidR="00000000" w:rsidRPr="00000000">
              <w:rPr>
                <w:rtl w:val="0"/>
              </w:rPr>
            </w:r>
          </w:p>
        </w:tc>
      </w:tr>
      <w:tr>
        <w:trPr>
          <w:cantSplit w:val="0"/>
          <w:trHeight w:val="840" w:hRule="atLeast"/>
          <w:tblHeader w:val="0"/>
        </w:trPr>
        <w:tc>
          <w:tcPr>
            <w:tcBorders>
              <w:top w:color="000000" w:space="0" w:sz="8" w:val="single"/>
              <w:left w:color="000000" w:space="0" w:sz="8" w:val="single"/>
              <w:bottom w:color="000000" w:space="0" w:sz="8" w:val="single"/>
              <w:right w:color="000000" w:space="0" w:sz="4" w:val="single"/>
            </w:tcBorders>
            <w:shd w:fill="auto" w:val="clear"/>
            <w:tcMar>
              <w:top w:w="100.0" w:type="dxa"/>
              <w:left w:w="100.0" w:type="dxa"/>
              <w:bottom w:w="100.0" w:type="dxa"/>
              <w:right w:w="100.0" w:type="dxa"/>
            </w:tcMar>
          </w:tcPr>
          <w:p w:rsidR="00000000" w:rsidDel="00000000" w:rsidP="00000000" w:rsidRDefault="00000000" w:rsidRPr="00000000" w14:paraId="00000057">
            <w:pPr>
              <w:pageBreakBefore w:val="0"/>
              <w:rPr/>
            </w:pPr>
            <w:r w:rsidDel="00000000" w:rsidR="00000000" w:rsidRPr="00000000">
              <w:rPr>
                <w:rtl w:val="0"/>
              </w:rPr>
              <w:t xml:space="preserve">Система, Чат-бот (бот)</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tcPr>
          <w:p w:rsidR="00000000" w:rsidDel="00000000" w:rsidP="00000000" w:rsidRDefault="00000000" w:rsidRPr="00000000" w14:paraId="00000058">
            <w:pPr>
              <w:pageBreakBefore w:val="0"/>
              <w:rPr/>
            </w:pPr>
            <w:r w:rsidDel="00000000" w:rsidR="00000000" w:rsidRPr="00000000">
              <w:rPr>
                <w:rtl w:val="0"/>
              </w:rPr>
              <w:t xml:space="preserve">Программное обеспечение, анализирующее сообщения от Клиентов и создающее ответное сообщение и/или выполняющая определенные действия, в соответствии с настроенной логикой или сценарием.</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tcPr>
          <w:p w:rsidR="00000000" w:rsidDel="00000000" w:rsidP="00000000" w:rsidRDefault="00000000" w:rsidRPr="00000000" w14:paraId="00000059">
            <w:pPr>
              <w:pageBreakBefore w:val="0"/>
              <w:rPr/>
            </w:pPr>
            <w:r w:rsidDel="00000000" w:rsidR="00000000" w:rsidRPr="00000000">
              <w:rPr>
                <w:rtl w:val="0"/>
              </w:rPr>
            </w:r>
          </w:p>
        </w:tc>
      </w:tr>
      <w:tr>
        <w:trPr>
          <w:cantSplit w:val="0"/>
          <w:trHeight w:val="84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05A">
            <w:pPr>
              <w:pageBreakBefore w:val="0"/>
              <w:rPr/>
            </w:pPr>
            <w:r w:rsidDel="00000000" w:rsidR="00000000" w:rsidRPr="00000000">
              <w:rPr>
                <w:rtl w:val="0"/>
              </w:rPr>
              <w:t xml:space="preserve">Чат-платформа, Genesys</w:t>
            </w:r>
          </w:p>
        </w:tc>
        <w:tc>
          <w:tcPr>
            <w:tcBorders>
              <w:top w:color="000000" w:space="0" w:sz="0" w:val="nil"/>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05B">
            <w:pPr>
              <w:pageBreakBefore w:val="0"/>
              <w:rPr/>
            </w:pPr>
            <w:r w:rsidDel="00000000" w:rsidR="00000000" w:rsidRPr="00000000">
              <w:rPr>
                <w:rtl w:val="0"/>
              </w:rPr>
              <w:t xml:space="preserve">Система, в которой пользователи общаются с операторами/ботами. Имеет графический интерфейс пользователя и графический интерфейс оператора.</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tcPr>
          <w:p w:rsidR="00000000" w:rsidDel="00000000" w:rsidP="00000000" w:rsidRDefault="00000000" w:rsidRPr="00000000" w14:paraId="0000005C">
            <w:pPr>
              <w:pageBreakBefore w:val="0"/>
              <w:rPr/>
            </w:pPr>
            <w:r w:rsidDel="00000000" w:rsidR="00000000" w:rsidRPr="00000000">
              <w:rPr>
                <w:rtl w:val="0"/>
              </w:rPr>
            </w:r>
          </w:p>
        </w:tc>
      </w:tr>
      <w:tr>
        <w:trPr>
          <w:cantSplit w:val="0"/>
          <w:trHeight w:val="84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05D">
            <w:pPr>
              <w:pageBreakBefore w:val="0"/>
              <w:rPr/>
            </w:pPr>
            <w:r w:rsidDel="00000000" w:rsidR="00000000" w:rsidRPr="00000000">
              <w:rPr>
                <w:rtl w:val="0"/>
              </w:rPr>
              <w:t xml:space="preserve">База Знаний (База знаний чат-бота)</w:t>
            </w:r>
          </w:p>
        </w:tc>
        <w:tc>
          <w:tcPr>
            <w:tcBorders>
              <w:top w:color="000000" w:space="0" w:sz="0" w:val="nil"/>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05E">
            <w:pPr>
              <w:pageBreakBefore w:val="0"/>
              <w:rPr/>
            </w:pPr>
            <w:r w:rsidDel="00000000" w:rsidR="00000000" w:rsidRPr="00000000">
              <w:rPr>
                <w:rtl w:val="0"/>
              </w:rPr>
              <w:t xml:space="preserve">Подсистема хранения информации, необходимой для формирования ответов чат-бота: шаблонных ответов и истории обращений</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tcPr>
          <w:p w:rsidR="00000000" w:rsidDel="00000000" w:rsidP="00000000" w:rsidRDefault="00000000" w:rsidRPr="00000000" w14:paraId="0000005F">
            <w:pPr>
              <w:pageBreakBefore w:val="0"/>
              <w:rPr/>
            </w:pPr>
            <w:r w:rsidDel="00000000" w:rsidR="00000000" w:rsidRPr="00000000">
              <w:rPr>
                <w:rtl w:val="0"/>
              </w:rPr>
            </w:r>
          </w:p>
        </w:tc>
      </w:tr>
      <w:tr>
        <w:trPr>
          <w:cantSplit w:val="0"/>
          <w:trHeight w:val="84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060">
            <w:pPr>
              <w:pageBreakBefore w:val="0"/>
              <w:rPr/>
            </w:pPr>
            <w:r w:rsidDel="00000000" w:rsidR="00000000" w:rsidRPr="00000000">
              <w:rPr>
                <w:rtl w:val="0"/>
              </w:rPr>
              <w:t xml:space="preserve">Редактор Базы Знаний</w:t>
            </w:r>
          </w:p>
        </w:tc>
        <w:tc>
          <w:tcPr>
            <w:tcBorders>
              <w:top w:color="000000" w:space="0" w:sz="0" w:val="nil"/>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061">
            <w:pPr>
              <w:pageBreakBefore w:val="0"/>
              <w:rPr/>
            </w:pPr>
            <w:r w:rsidDel="00000000" w:rsidR="00000000" w:rsidRPr="00000000">
              <w:rPr>
                <w:rtl w:val="0"/>
              </w:rPr>
              <w:t xml:space="preserve">Компонент системы с графическим интерфейсом, предоставляющий возможность управления содержимым Базы знаний.</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tcPr>
          <w:p w:rsidR="00000000" w:rsidDel="00000000" w:rsidP="00000000" w:rsidRDefault="00000000" w:rsidRPr="00000000" w14:paraId="00000062">
            <w:pPr>
              <w:pageBreakBefore w:val="0"/>
              <w:rPr/>
            </w:pPr>
            <w:r w:rsidDel="00000000" w:rsidR="00000000" w:rsidRPr="00000000">
              <w:rPr>
                <w:rtl w:val="0"/>
              </w:rPr>
            </w:r>
          </w:p>
        </w:tc>
      </w:tr>
      <w:tr>
        <w:trPr>
          <w:cantSplit w:val="0"/>
          <w:trHeight w:val="202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063">
            <w:pPr>
              <w:pageBreakBefore w:val="0"/>
              <w:rPr/>
            </w:pPr>
            <w:r w:rsidDel="00000000" w:rsidR="00000000" w:rsidRPr="00000000">
              <w:rPr>
                <w:rtl w:val="0"/>
              </w:rPr>
              <w:t xml:space="preserve">Шаблонный ответ (шаблон)</w:t>
            </w:r>
          </w:p>
        </w:tc>
        <w:tc>
          <w:tcPr>
            <w:tcBorders>
              <w:top w:color="000000" w:space="0" w:sz="0" w:val="nil"/>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064">
            <w:pPr>
              <w:pageBreakBefore w:val="0"/>
              <w:rPr/>
            </w:pPr>
            <w:r w:rsidDel="00000000" w:rsidR="00000000" w:rsidRPr="00000000">
              <w:rPr>
                <w:rtl w:val="0"/>
              </w:rPr>
              <w:t xml:space="preserve">Элемент Базы Знаний, определяющий реакцию чат-бота на обращения с определенным смыслом. Содержит:</w:t>
            </w:r>
          </w:p>
          <w:p w:rsidR="00000000" w:rsidDel="00000000" w:rsidP="00000000" w:rsidRDefault="00000000" w:rsidRPr="00000000" w14:paraId="00000065">
            <w:pPr>
              <w:pageBreakBefore w:val="0"/>
              <w:rPr/>
            </w:pPr>
            <w:r w:rsidDel="00000000" w:rsidR="00000000" w:rsidRPr="00000000">
              <w:rPr>
                <w:rtl w:val="0"/>
              </w:rPr>
              <w:t xml:space="preserve">1.     Информацию для классификации новых сообщений на принадлежность к этому шаблону в виде набора различных формулировок схожих запросов.</w:t>
            </w:r>
          </w:p>
          <w:p w:rsidR="00000000" w:rsidDel="00000000" w:rsidP="00000000" w:rsidRDefault="00000000" w:rsidRPr="00000000" w14:paraId="00000066">
            <w:pPr>
              <w:pageBreakBefore w:val="0"/>
              <w:rPr/>
            </w:pPr>
            <w:r w:rsidDel="00000000" w:rsidR="00000000" w:rsidRPr="00000000">
              <w:rPr>
                <w:rtl w:val="0"/>
              </w:rPr>
              <w:t xml:space="preserve">2.     Реакцию Системы в виде текстового сообщения либо скрипта диалога. Может также содержать выполнение программного кода на языке Python.</w:t>
            </w:r>
          </w:p>
          <w:p w:rsidR="00000000" w:rsidDel="00000000" w:rsidP="00000000" w:rsidRDefault="00000000" w:rsidRPr="00000000" w14:paraId="00000067">
            <w:pPr>
              <w:pageBreakBefore w:val="0"/>
              <w:rPr/>
            </w:pPr>
            <w:r w:rsidDel="00000000" w:rsidR="00000000" w:rsidRPr="00000000">
              <w:rPr>
                <w:rtl w:val="0"/>
              </w:rPr>
              <w:t xml:space="preserve">3.     Признак, указывающий на то, что Система может автоматически реагировать на обращение, не задействуя Оператора.</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tcPr>
          <w:p w:rsidR="00000000" w:rsidDel="00000000" w:rsidP="00000000" w:rsidRDefault="00000000" w:rsidRPr="00000000" w14:paraId="00000068">
            <w:pPr>
              <w:pageBreakBefore w:val="0"/>
              <w:rPr/>
            </w:pPr>
            <w:r w:rsidDel="00000000" w:rsidR="00000000" w:rsidRPr="00000000">
              <w:rPr>
                <w:rtl w:val="0"/>
              </w:rPr>
              <w:t xml:space="preserve"> </w:t>
            </w:r>
          </w:p>
        </w:tc>
      </w:tr>
      <w:tr>
        <w:trPr>
          <w:cantSplit w:val="0"/>
          <w:trHeight w:val="58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069">
            <w:pPr>
              <w:pageBreakBefore w:val="0"/>
              <w:rPr/>
            </w:pPr>
            <w:r w:rsidDel="00000000" w:rsidR="00000000" w:rsidRPr="00000000">
              <w:rPr>
                <w:rtl w:val="0"/>
              </w:rPr>
              <w:t xml:space="preserve">Оператор</w:t>
            </w:r>
          </w:p>
        </w:tc>
        <w:tc>
          <w:tcPr>
            <w:tcBorders>
              <w:top w:color="000000" w:space="0" w:sz="0" w:val="nil"/>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06A">
            <w:pPr>
              <w:pageBreakBefore w:val="0"/>
              <w:rPr/>
            </w:pPr>
            <w:r w:rsidDel="00000000" w:rsidR="00000000" w:rsidRPr="00000000">
              <w:rPr>
                <w:rtl w:val="0"/>
              </w:rPr>
              <w:t xml:space="preserve">Сотрудник контактного центра, отвечающий на запросы клиентов.</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tcPr>
          <w:p w:rsidR="00000000" w:rsidDel="00000000" w:rsidP="00000000" w:rsidRDefault="00000000" w:rsidRPr="00000000" w14:paraId="0000006B">
            <w:pPr>
              <w:pageBreakBefore w:val="0"/>
              <w:rPr/>
            </w:pPr>
            <w:r w:rsidDel="00000000" w:rsidR="00000000" w:rsidRPr="00000000">
              <w:rPr>
                <w:rtl w:val="0"/>
              </w:rPr>
              <w:t xml:space="preserve"> </w:t>
            </w:r>
          </w:p>
        </w:tc>
      </w:tr>
      <w:tr>
        <w:trPr>
          <w:cantSplit w:val="0"/>
          <w:trHeight w:val="62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06C">
            <w:pPr>
              <w:pageBreakBefore w:val="0"/>
              <w:rPr/>
            </w:pPr>
            <w:r w:rsidDel="00000000" w:rsidR="00000000" w:rsidRPr="00000000">
              <w:rPr>
                <w:rtl w:val="0"/>
              </w:rPr>
              <w:t xml:space="preserve">Клиенты</w:t>
            </w:r>
          </w:p>
        </w:tc>
        <w:tc>
          <w:tcPr>
            <w:tcBorders>
              <w:top w:color="000000" w:space="0" w:sz="0" w:val="nil"/>
              <w:left w:color="000000" w:space="0" w:sz="8" w:val="single"/>
              <w:bottom w:color="000000" w:space="0" w:sz="4"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06D">
            <w:pPr>
              <w:pageBreakBefore w:val="0"/>
              <w:rPr/>
            </w:pPr>
            <w:r w:rsidDel="00000000" w:rsidR="00000000" w:rsidRPr="00000000">
              <w:rPr>
                <w:rtl w:val="0"/>
              </w:rPr>
              <w:t xml:space="preserve">Пользователи, которые задают вопросы через чат</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tcPr>
          <w:p w:rsidR="00000000" w:rsidDel="00000000" w:rsidP="00000000" w:rsidRDefault="00000000" w:rsidRPr="00000000" w14:paraId="0000006E">
            <w:pPr>
              <w:pageBreakBefore w:val="0"/>
              <w:rPr/>
            </w:pPr>
            <w:r w:rsidDel="00000000" w:rsidR="00000000" w:rsidRPr="00000000">
              <w:rPr>
                <w:rtl w:val="0"/>
              </w:rPr>
            </w:r>
          </w:p>
        </w:tc>
      </w:tr>
      <w:tr>
        <w:trPr>
          <w:cantSplit w:val="0"/>
          <w:trHeight w:val="620" w:hRule="atLeast"/>
          <w:tblHeader w:val="0"/>
        </w:trPr>
        <w:tc>
          <w:tcPr>
            <w:tcBorders>
              <w:top w:color="000000" w:space="0" w:sz="8" w:val="single"/>
              <w:left w:color="000000" w:space="0" w:sz="8" w:val="single"/>
              <w:bottom w:color="000000" w:space="0" w:sz="8" w:val="single"/>
              <w:right w:color="000000" w:space="0" w:sz="4" w:val="single"/>
            </w:tcBorders>
            <w:shd w:fill="auto" w:val="clear"/>
            <w:tcMar>
              <w:top w:w="100.0" w:type="dxa"/>
              <w:left w:w="100.0" w:type="dxa"/>
              <w:bottom w:w="100.0" w:type="dxa"/>
              <w:right w:w="100.0" w:type="dxa"/>
            </w:tcMar>
          </w:tcPr>
          <w:p w:rsidR="00000000" w:rsidDel="00000000" w:rsidP="00000000" w:rsidRDefault="00000000" w:rsidRPr="00000000" w14:paraId="0000006F">
            <w:pPr>
              <w:pageBreakBefore w:val="0"/>
              <w:rPr/>
            </w:pPr>
            <w:r w:rsidDel="00000000" w:rsidR="00000000" w:rsidRPr="00000000">
              <w:rPr>
                <w:rtl w:val="0"/>
              </w:rPr>
              <w:t xml:space="preserve">Контент-менеджер</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tcPr>
          <w:p w:rsidR="00000000" w:rsidDel="00000000" w:rsidP="00000000" w:rsidRDefault="00000000" w:rsidRPr="00000000" w14:paraId="00000070">
            <w:pPr>
              <w:pageBreakBefore w:val="0"/>
              <w:rPr/>
            </w:pPr>
            <w:r w:rsidDel="00000000" w:rsidR="00000000" w:rsidRPr="00000000">
              <w:rPr>
                <w:rtl w:val="0"/>
              </w:rPr>
              <w:t xml:space="preserve">Сотрудник, который занимается: выполнением работ по редактированию базы знаний чат-бота.</w:t>
            </w:r>
          </w:p>
          <w:p w:rsidR="00000000" w:rsidDel="00000000" w:rsidP="00000000" w:rsidRDefault="00000000" w:rsidRPr="00000000" w14:paraId="00000071">
            <w:pPr>
              <w:pageBreakBefore w:val="0"/>
              <w:rPr/>
            </w:pPr>
            <w:r w:rsidDel="00000000" w:rsidR="00000000" w:rsidRPr="00000000">
              <w:rPr>
                <w:rtl w:val="0"/>
              </w:rPr>
              <w:t xml:space="preserve">Сбором, обработкой, структурированием и согласованием контента для чат-ботов;</w:t>
            </w:r>
          </w:p>
          <w:p w:rsidR="00000000" w:rsidDel="00000000" w:rsidP="00000000" w:rsidRDefault="00000000" w:rsidRPr="00000000" w14:paraId="00000072">
            <w:pPr>
              <w:pageBreakBefore w:val="0"/>
              <w:rPr/>
            </w:pPr>
            <w:r w:rsidDel="00000000" w:rsidR="00000000" w:rsidRPr="00000000">
              <w:rPr>
                <w:rtl w:val="0"/>
              </w:rPr>
              <w:t xml:space="preserve">Настройкой чат-бота;</w:t>
            </w:r>
          </w:p>
          <w:p w:rsidR="00000000" w:rsidDel="00000000" w:rsidP="00000000" w:rsidRDefault="00000000" w:rsidRPr="00000000" w14:paraId="00000073">
            <w:pPr>
              <w:pageBreakBefore w:val="0"/>
              <w:rPr/>
            </w:pPr>
            <w:r w:rsidDel="00000000" w:rsidR="00000000" w:rsidRPr="00000000">
              <w:rPr>
                <w:rtl w:val="0"/>
              </w:rPr>
              <w:t xml:space="preserve">Редактированием базы знаний чат-бота.</w:t>
            </w:r>
          </w:p>
        </w:tc>
        <w:tc>
          <w:tcPr>
            <w:tcBorders>
              <w:top w:color="000000" w:space="0" w:sz="0" w:val="nil"/>
              <w:left w:color="000000" w:space="0" w:sz="4" w:val="single"/>
              <w:bottom w:color="000000" w:space="0" w:sz="0" w:val="nil"/>
              <w:right w:color="000000" w:space="0" w:sz="0" w:val="nil"/>
            </w:tcBorders>
            <w:shd w:fill="auto" w:val="clear"/>
            <w:tcMar>
              <w:top w:w="100.0" w:type="dxa"/>
              <w:left w:w="100.0" w:type="dxa"/>
              <w:bottom w:w="100.0" w:type="dxa"/>
              <w:right w:w="100.0" w:type="dxa"/>
            </w:tcMar>
          </w:tcPr>
          <w:p w:rsidR="00000000" w:rsidDel="00000000" w:rsidP="00000000" w:rsidRDefault="00000000" w:rsidRPr="00000000" w14:paraId="00000074">
            <w:pPr>
              <w:pageBreakBefore w:val="0"/>
              <w:rPr/>
            </w:pPr>
            <w:r w:rsidDel="00000000" w:rsidR="00000000" w:rsidRPr="00000000">
              <w:rPr>
                <w:rtl w:val="0"/>
              </w:rPr>
            </w:r>
          </w:p>
        </w:tc>
      </w:tr>
      <w:tr>
        <w:trPr>
          <w:cantSplit w:val="0"/>
          <w:trHeight w:val="620" w:hRule="atLeast"/>
          <w:tblHeader w:val="0"/>
        </w:trPr>
        <w:tc>
          <w:tcPr>
            <w:tcBorders>
              <w:top w:color="000000" w:space="0" w:sz="8" w:val="single"/>
              <w:left w:color="000000" w:space="0" w:sz="8" w:val="single"/>
              <w:bottom w:color="000000" w:space="0" w:sz="8" w:val="single"/>
              <w:right w:color="000000" w:space="0" w:sz="4" w:val="single"/>
            </w:tcBorders>
            <w:shd w:fill="auto" w:val="clear"/>
            <w:tcMar>
              <w:top w:w="100.0" w:type="dxa"/>
              <w:left w:w="100.0" w:type="dxa"/>
              <w:bottom w:w="100.0" w:type="dxa"/>
              <w:right w:w="100.0" w:type="dxa"/>
            </w:tcMar>
          </w:tcPr>
          <w:p w:rsidR="00000000" w:rsidDel="00000000" w:rsidP="00000000" w:rsidRDefault="00000000" w:rsidRPr="00000000" w14:paraId="00000075">
            <w:pPr>
              <w:pageBreakBefore w:val="0"/>
              <w:rPr/>
            </w:pPr>
            <w:r w:rsidDel="00000000" w:rsidR="00000000" w:rsidRPr="00000000">
              <w:rPr>
                <w:rtl w:val="0"/>
              </w:rPr>
              <w:t xml:space="preserve">Заказчик, БФК Открытие</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tcPr>
          <w:p w:rsidR="00000000" w:rsidDel="00000000" w:rsidP="00000000" w:rsidRDefault="00000000" w:rsidRPr="00000000" w14:paraId="00000076">
            <w:pPr>
              <w:pageBreakBefore w:val="0"/>
              <w:rPr/>
            </w:pPr>
            <w:r w:rsidDel="00000000" w:rsidR="00000000" w:rsidRPr="00000000">
              <w:rPr>
                <w:rtl w:val="0"/>
              </w:rPr>
              <w:t xml:space="preserve">Банк «Финансовая корпорация Открытие»</w:t>
            </w:r>
          </w:p>
        </w:tc>
        <w:tc>
          <w:tcPr>
            <w:tcBorders>
              <w:top w:color="000000" w:space="0" w:sz="0" w:val="nil"/>
              <w:left w:color="000000" w:space="0" w:sz="4" w:val="single"/>
              <w:bottom w:color="000000" w:space="0" w:sz="0" w:val="nil"/>
              <w:right w:color="000000" w:space="0" w:sz="0" w:val="nil"/>
            </w:tcBorders>
            <w:shd w:fill="auto" w:val="clear"/>
            <w:tcMar>
              <w:top w:w="100.0" w:type="dxa"/>
              <w:left w:w="100.0" w:type="dxa"/>
              <w:bottom w:w="100.0" w:type="dxa"/>
              <w:right w:w="100.0" w:type="dxa"/>
            </w:tcMar>
          </w:tcPr>
          <w:p w:rsidR="00000000" w:rsidDel="00000000" w:rsidP="00000000" w:rsidRDefault="00000000" w:rsidRPr="00000000" w14:paraId="00000077">
            <w:pPr>
              <w:pageBreakBefore w:val="0"/>
              <w:rPr/>
            </w:pPr>
            <w:r w:rsidDel="00000000" w:rsidR="00000000" w:rsidRPr="00000000">
              <w:rPr>
                <w:rtl w:val="0"/>
              </w:rPr>
            </w:r>
          </w:p>
        </w:tc>
      </w:tr>
      <w:tr>
        <w:trPr>
          <w:cantSplit w:val="0"/>
          <w:trHeight w:val="620" w:hRule="atLeast"/>
          <w:tblHeader w:val="0"/>
        </w:trPr>
        <w:tc>
          <w:tcPr>
            <w:tcBorders>
              <w:top w:color="000000" w:space="0" w:sz="8" w:val="single"/>
              <w:left w:color="000000" w:space="0" w:sz="8" w:val="single"/>
              <w:bottom w:color="000000" w:space="0" w:sz="8" w:val="single"/>
              <w:right w:color="000000" w:space="0" w:sz="4" w:val="single"/>
            </w:tcBorders>
            <w:shd w:fill="auto" w:val="clear"/>
            <w:tcMar>
              <w:top w:w="100.0" w:type="dxa"/>
              <w:left w:w="100.0" w:type="dxa"/>
              <w:bottom w:w="100.0" w:type="dxa"/>
              <w:right w:w="100.0" w:type="dxa"/>
            </w:tcMar>
          </w:tcPr>
          <w:p w:rsidR="00000000" w:rsidDel="00000000" w:rsidP="00000000" w:rsidRDefault="00000000" w:rsidRPr="00000000" w14:paraId="00000078">
            <w:pPr>
              <w:pageBreakBefore w:val="0"/>
              <w:rPr/>
            </w:pPr>
            <w:r w:rsidDel="00000000" w:rsidR="00000000" w:rsidRPr="00000000">
              <w:rPr>
                <w:rtl w:val="0"/>
              </w:rPr>
            </w:r>
          </w:p>
          <w:p w:rsidR="00000000" w:rsidDel="00000000" w:rsidP="00000000" w:rsidRDefault="00000000" w:rsidRPr="00000000" w14:paraId="00000079">
            <w:pPr>
              <w:pageBreakBefore w:val="0"/>
              <w:rPr/>
            </w:pPr>
            <w:r w:rsidDel="00000000" w:rsidR="00000000" w:rsidRPr="00000000">
              <w:rPr>
                <w:rtl w:val="0"/>
              </w:rPr>
              <w:t xml:space="preserve">Режим суфлера</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tcPr>
          <w:p w:rsidR="00000000" w:rsidDel="00000000" w:rsidP="00000000" w:rsidRDefault="00000000" w:rsidRPr="00000000" w14:paraId="0000007A">
            <w:pPr>
              <w:pageBreakBefore w:val="0"/>
              <w:rPr/>
            </w:pPr>
            <w:r w:rsidDel="00000000" w:rsidR="00000000" w:rsidRPr="00000000">
              <w:rPr>
                <w:rtl w:val="0"/>
              </w:rPr>
              <w:t xml:space="preserve">Режим работы, когда чат-бот подсказывает оператору возможные ответы на вопросы без их вывода клиенту.</w:t>
            </w:r>
          </w:p>
        </w:tc>
        <w:tc>
          <w:tcPr>
            <w:tcBorders>
              <w:top w:color="000000" w:space="0" w:sz="0" w:val="nil"/>
              <w:left w:color="000000" w:space="0" w:sz="4" w:val="single"/>
              <w:bottom w:color="000000" w:space="0" w:sz="0" w:val="nil"/>
              <w:right w:color="000000" w:space="0" w:sz="0" w:val="nil"/>
            </w:tcBorders>
            <w:shd w:fill="auto" w:val="clear"/>
            <w:tcMar>
              <w:top w:w="100.0" w:type="dxa"/>
              <w:left w:w="100.0" w:type="dxa"/>
              <w:bottom w:w="100.0" w:type="dxa"/>
              <w:right w:w="100.0" w:type="dxa"/>
            </w:tcMar>
          </w:tcPr>
          <w:p w:rsidR="00000000" w:rsidDel="00000000" w:rsidP="00000000" w:rsidRDefault="00000000" w:rsidRPr="00000000" w14:paraId="0000007B">
            <w:pPr>
              <w:pageBreakBefore w:val="0"/>
              <w:rPr/>
            </w:pPr>
            <w:r w:rsidDel="00000000" w:rsidR="00000000" w:rsidRPr="00000000">
              <w:rPr>
                <w:rtl w:val="0"/>
              </w:rPr>
            </w:r>
          </w:p>
        </w:tc>
      </w:tr>
      <w:tr>
        <w:trPr>
          <w:cantSplit w:val="0"/>
          <w:trHeight w:val="620" w:hRule="atLeast"/>
          <w:tblHeader w:val="0"/>
        </w:trPr>
        <w:tc>
          <w:tcPr>
            <w:tcBorders>
              <w:top w:color="000000" w:space="0" w:sz="8" w:val="single"/>
              <w:left w:color="000000" w:space="0" w:sz="8" w:val="single"/>
              <w:bottom w:color="000000" w:space="0" w:sz="8" w:val="single"/>
              <w:right w:color="000000" w:space="0" w:sz="4" w:val="single"/>
            </w:tcBorders>
            <w:shd w:fill="auto" w:val="clear"/>
            <w:tcMar>
              <w:top w:w="100.0" w:type="dxa"/>
              <w:left w:w="100.0" w:type="dxa"/>
              <w:bottom w:w="100.0" w:type="dxa"/>
              <w:right w:w="100.0" w:type="dxa"/>
            </w:tcMar>
          </w:tcPr>
          <w:p w:rsidR="00000000" w:rsidDel="00000000" w:rsidP="00000000" w:rsidRDefault="00000000" w:rsidRPr="00000000" w14:paraId="0000007C">
            <w:pPr>
              <w:pageBreakBefore w:val="0"/>
              <w:rPr/>
            </w:pPr>
            <w:r w:rsidDel="00000000" w:rsidR="00000000" w:rsidRPr="00000000">
              <w:rPr>
                <w:rtl w:val="0"/>
              </w:rPr>
              <w:t xml:space="preserve">API Банка</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tcPr>
          <w:p w:rsidR="00000000" w:rsidDel="00000000" w:rsidP="00000000" w:rsidRDefault="00000000" w:rsidRPr="00000000" w14:paraId="0000007D">
            <w:pPr>
              <w:pageBreakBefore w:val="0"/>
              <w:rPr/>
            </w:pPr>
            <w:r w:rsidDel="00000000" w:rsidR="00000000" w:rsidRPr="00000000">
              <w:rPr>
                <w:rtl w:val="0"/>
              </w:rPr>
              <w:t xml:space="preserve">Программный интерфейс взаимодействия с информационными  системами внутри БФК Открытие.</w:t>
            </w:r>
          </w:p>
        </w:tc>
        <w:tc>
          <w:tcPr>
            <w:tcBorders>
              <w:top w:color="000000" w:space="0" w:sz="0" w:val="nil"/>
              <w:left w:color="000000" w:space="0" w:sz="4" w:val="single"/>
              <w:bottom w:color="000000" w:space="0" w:sz="0" w:val="nil"/>
              <w:right w:color="000000" w:space="0" w:sz="0" w:val="nil"/>
            </w:tcBorders>
            <w:shd w:fill="auto" w:val="clear"/>
            <w:tcMar>
              <w:top w:w="100.0" w:type="dxa"/>
              <w:left w:w="100.0" w:type="dxa"/>
              <w:bottom w:w="100.0" w:type="dxa"/>
              <w:right w:w="100.0" w:type="dxa"/>
            </w:tcMar>
          </w:tcPr>
          <w:p w:rsidR="00000000" w:rsidDel="00000000" w:rsidP="00000000" w:rsidRDefault="00000000" w:rsidRPr="00000000" w14:paraId="0000007E">
            <w:pPr>
              <w:pageBreakBefore w:val="0"/>
              <w:rPr/>
            </w:pPr>
            <w:r w:rsidDel="00000000" w:rsidR="00000000" w:rsidRPr="00000000">
              <w:rPr>
                <w:rtl w:val="0"/>
              </w:rPr>
            </w:r>
          </w:p>
        </w:tc>
      </w:tr>
      <w:tr>
        <w:trPr>
          <w:cantSplit w:val="0"/>
          <w:trHeight w:val="620" w:hRule="atLeast"/>
          <w:tblHeader w:val="0"/>
        </w:trPr>
        <w:tc>
          <w:tcPr>
            <w:tcBorders>
              <w:top w:color="000000" w:space="0" w:sz="8" w:val="single"/>
              <w:left w:color="000000" w:space="0" w:sz="8" w:val="single"/>
              <w:bottom w:color="000000" w:space="0" w:sz="8" w:val="single"/>
              <w:right w:color="000000" w:space="0" w:sz="4" w:val="single"/>
            </w:tcBorders>
            <w:shd w:fill="auto" w:val="clear"/>
            <w:tcMar>
              <w:top w:w="100.0" w:type="dxa"/>
              <w:left w:w="100.0" w:type="dxa"/>
              <w:bottom w:w="100.0" w:type="dxa"/>
              <w:right w:w="100.0" w:type="dxa"/>
            </w:tcMar>
          </w:tcPr>
          <w:p w:rsidR="00000000" w:rsidDel="00000000" w:rsidP="00000000" w:rsidRDefault="00000000" w:rsidRPr="00000000" w14:paraId="0000007F">
            <w:pPr>
              <w:pageBreakBefore w:val="0"/>
              <w:rPr/>
            </w:pPr>
            <w:r w:rsidDel="00000000" w:rsidR="00000000" w:rsidRPr="00000000">
              <w:rPr>
                <w:rtl w:val="0"/>
              </w:rPr>
              <w:t xml:space="preserve">Исполнитель</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tcPr>
          <w:p w:rsidR="00000000" w:rsidDel="00000000" w:rsidP="00000000" w:rsidRDefault="00000000" w:rsidRPr="00000000" w14:paraId="00000080">
            <w:pPr>
              <w:pageBreakBefore w:val="0"/>
              <w:rPr/>
            </w:pPr>
            <w:r w:rsidDel="00000000" w:rsidR="00000000" w:rsidRPr="00000000">
              <w:rPr>
                <w:rtl w:val="0"/>
              </w:rPr>
              <w:t xml:space="preserve">Исполнитель работ по данному ТЗ</w:t>
            </w:r>
          </w:p>
        </w:tc>
        <w:tc>
          <w:tcPr>
            <w:tcBorders>
              <w:top w:color="000000" w:space="0" w:sz="0" w:val="nil"/>
              <w:left w:color="000000" w:space="0" w:sz="4" w:val="single"/>
              <w:bottom w:color="000000" w:space="0" w:sz="0" w:val="nil"/>
              <w:right w:color="000000" w:space="0" w:sz="0" w:val="nil"/>
            </w:tcBorders>
            <w:shd w:fill="auto" w:val="clear"/>
            <w:tcMar>
              <w:top w:w="100.0" w:type="dxa"/>
              <w:left w:w="100.0" w:type="dxa"/>
              <w:bottom w:w="100.0" w:type="dxa"/>
              <w:right w:w="100.0" w:type="dxa"/>
            </w:tcMar>
          </w:tcPr>
          <w:p w:rsidR="00000000" w:rsidDel="00000000" w:rsidP="00000000" w:rsidRDefault="00000000" w:rsidRPr="00000000" w14:paraId="00000081">
            <w:pPr>
              <w:pageBreakBefore w:val="0"/>
              <w:rPr/>
            </w:pPr>
            <w:r w:rsidDel="00000000" w:rsidR="00000000" w:rsidRPr="00000000">
              <w:rPr>
                <w:rtl w:val="0"/>
              </w:rPr>
            </w:r>
          </w:p>
        </w:tc>
      </w:tr>
      <w:tr>
        <w:trPr>
          <w:cantSplit w:val="0"/>
          <w:trHeight w:val="620" w:hRule="atLeast"/>
          <w:tblHeader w:val="0"/>
        </w:trPr>
        <w:tc>
          <w:tcPr>
            <w:tcBorders>
              <w:top w:color="000000" w:space="0" w:sz="8" w:val="single"/>
              <w:left w:color="000000" w:space="0" w:sz="8" w:val="single"/>
              <w:bottom w:color="000000" w:space="0" w:sz="8" w:val="single"/>
              <w:right w:color="000000" w:space="0" w:sz="4" w:val="single"/>
            </w:tcBorders>
            <w:shd w:fill="auto" w:val="clear"/>
            <w:tcMar>
              <w:top w:w="100.0" w:type="dxa"/>
              <w:left w:w="100.0" w:type="dxa"/>
              <w:bottom w:w="100.0" w:type="dxa"/>
              <w:right w:w="100.0" w:type="dxa"/>
            </w:tcMar>
          </w:tcPr>
          <w:p w:rsidR="00000000" w:rsidDel="00000000" w:rsidP="00000000" w:rsidRDefault="00000000" w:rsidRPr="00000000" w14:paraId="00000082">
            <w:pPr>
              <w:pageBreakBefore w:val="0"/>
              <w:rPr/>
            </w:pPr>
            <w:r w:rsidDel="00000000" w:rsidR="00000000" w:rsidRPr="00000000">
              <w:rPr>
                <w:rtl w:val="0"/>
              </w:rPr>
              <w:t xml:space="preserve">Техническое задание, ТЗ</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tcPr>
          <w:p w:rsidR="00000000" w:rsidDel="00000000" w:rsidP="00000000" w:rsidRDefault="00000000" w:rsidRPr="00000000" w14:paraId="00000083">
            <w:pPr>
              <w:pageBreakBefore w:val="0"/>
              <w:rPr/>
            </w:pPr>
            <w:r w:rsidDel="00000000" w:rsidR="00000000" w:rsidRPr="00000000">
              <w:rPr>
                <w:rtl w:val="0"/>
              </w:rPr>
              <w:t xml:space="preserve">Данный документ</w:t>
            </w:r>
          </w:p>
        </w:tc>
        <w:tc>
          <w:tcPr>
            <w:tcBorders>
              <w:top w:color="000000" w:space="0" w:sz="0" w:val="nil"/>
              <w:left w:color="000000" w:space="0" w:sz="4" w:val="single"/>
              <w:bottom w:color="000000" w:space="0" w:sz="0" w:val="nil"/>
              <w:right w:color="000000" w:space="0" w:sz="0" w:val="nil"/>
            </w:tcBorders>
            <w:shd w:fill="auto" w:val="clear"/>
            <w:tcMar>
              <w:top w:w="100.0" w:type="dxa"/>
              <w:left w:w="100.0" w:type="dxa"/>
              <w:bottom w:w="100.0" w:type="dxa"/>
              <w:right w:w="100.0" w:type="dxa"/>
            </w:tcMar>
          </w:tcPr>
          <w:p w:rsidR="00000000" w:rsidDel="00000000" w:rsidP="00000000" w:rsidRDefault="00000000" w:rsidRPr="00000000" w14:paraId="00000084">
            <w:pPr>
              <w:pageBreakBefore w:val="0"/>
              <w:rPr/>
            </w:pPr>
            <w:r w:rsidDel="00000000" w:rsidR="00000000" w:rsidRPr="00000000">
              <w:rPr>
                <w:rtl w:val="0"/>
              </w:rPr>
            </w:r>
          </w:p>
        </w:tc>
      </w:tr>
      <w:tr>
        <w:trPr>
          <w:cantSplit w:val="0"/>
          <w:trHeight w:val="620" w:hRule="atLeast"/>
          <w:tblHeader w:val="0"/>
        </w:trPr>
        <w:tc>
          <w:tcPr>
            <w:tcBorders>
              <w:top w:color="000000" w:space="0" w:sz="8" w:val="single"/>
              <w:left w:color="000000" w:space="0" w:sz="8" w:val="single"/>
              <w:bottom w:color="000000" w:space="0" w:sz="8" w:val="single"/>
              <w:right w:color="000000" w:space="0" w:sz="4" w:val="single"/>
            </w:tcBorders>
            <w:shd w:fill="auto" w:val="clear"/>
            <w:tcMar>
              <w:top w:w="100.0" w:type="dxa"/>
              <w:left w:w="100.0" w:type="dxa"/>
              <w:bottom w:w="100.0" w:type="dxa"/>
              <w:right w:w="100.0" w:type="dxa"/>
            </w:tcMar>
          </w:tcPr>
          <w:p w:rsidR="00000000" w:rsidDel="00000000" w:rsidP="00000000" w:rsidRDefault="00000000" w:rsidRPr="00000000" w14:paraId="00000085">
            <w:pPr>
              <w:pageBreakBefore w:val="0"/>
              <w:rPr/>
            </w:pPr>
            <w:r w:rsidDel="00000000" w:rsidR="00000000" w:rsidRPr="00000000">
              <w:rPr>
                <w:rtl w:val="0"/>
              </w:rPr>
              <w:t xml:space="preserve">Пилотная эксплуатация технологий чат-бота</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tcPr>
          <w:p w:rsidR="00000000" w:rsidDel="00000000" w:rsidP="00000000" w:rsidRDefault="00000000" w:rsidRPr="00000000" w14:paraId="00000086">
            <w:pPr>
              <w:pageBreakBefore w:val="0"/>
              <w:rPr/>
            </w:pPr>
            <w:r w:rsidDel="00000000" w:rsidR="00000000" w:rsidRPr="00000000">
              <w:rPr>
                <w:rtl w:val="0"/>
              </w:rPr>
              <w:t xml:space="preserve">Использование Системы в реальных диалогах, в ходе которого проверяется работоспособность технологии и перечень доработок, необходимых для промышленной эксплуатации.</w:t>
            </w:r>
          </w:p>
        </w:tc>
        <w:tc>
          <w:tcPr>
            <w:tcBorders>
              <w:top w:color="000000" w:space="0" w:sz="0" w:val="nil"/>
              <w:left w:color="000000" w:space="0" w:sz="4" w:val="single"/>
              <w:bottom w:color="000000" w:space="0" w:sz="0" w:val="nil"/>
              <w:right w:color="000000" w:space="0" w:sz="0" w:val="nil"/>
            </w:tcBorders>
            <w:shd w:fill="auto" w:val="clear"/>
            <w:tcMar>
              <w:top w:w="100.0" w:type="dxa"/>
              <w:left w:w="100.0" w:type="dxa"/>
              <w:bottom w:w="100.0" w:type="dxa"/>
              <w:right w:w="100.0" w:type="dxa"/>
            </w:tcMar>
          </w:tcPr>
          <w:p w:rsidR="00000000" w:rsidDel="00000000" w:rsidP="00000000" w:rsidRDefault="00000000" w:rsidRPr="00000000" w14:paraId="00000087">
            <w:pPr>
              <w:pageBreakBefore w:val="0"/>
              <w:rPr/>
            </w:pPr>
            <w:r w:rsidDel="00000000" w:rsidR="00000000" w:rsidRPr="00000000">
              <w:rPr>
                <w:rtl w:val="0"/>
              </w:rPr>
            </w:r>
          </w:p>
        </w:tc>
      </w:tr>
      <w:tr>
        <w:trPr>
          <w:cantSplit w:val="0"/>
          <w:trHeight w:val="620" w:hRule="atLeast"/>
          <w:tblHeader w:val="0"/>
        </w:trPr>
        <w:tc>
          <w:tcPr>
            <w:tcBorders>
              <w:top w:color="000000" w:space="0" w:sz="8" w:val="single"/>
              <w:left w:color="000000" w:space="0" w:sz="8" w:val="single"/>
              <w:bottom w:color="000000" w:space="0" w:sz="8" w:val="single"/>
              <w:right w:color="000000" w:space="0" w:sz="4" w:val="single"/>
            </w:tcBorders>
            <w:shd w:fill="auto" w:val="clear"/>
            <w:tcMar>
              <w:top w:w="100.0" w:type="dxa"/>
              <w:left w:w="100.0" w:type="dxa"/>
              <w:bottom w:w="100.0" w:type="dxa"/>
              <w:right w:w="100.0" w:type="dxa"/>
            </w:tcMar>
          </w:tcPr>
          <w:p w:rsidR="00000000" w:rsidDel="00000000" w:rsidP="00000000" w:rsidRDefault="00000000" w:rsidRPr="00000000" w14:paraId="00000088">
            <w:pPr>
              <w:pageBreakBefore w:val="0"/>
              <w:rPr/>
            </w:pPr>
            <w:r w:rsidDel="00000000" w:rsidR="00000000" w:rsidRPr="00000000">
              <w:rPr>
                <w:rtl w:val="0"/>
              </w:rPr>
              <w:t xml:space="preserve">Запрос</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tcPr>
          <w:p w:rsidR="00000000" w:rsidDel="00000000" w:rsidP="00000000" w:rsidRDefault="00000000" w:rsidRPr="00000000" w14:paraId="00000089">
            <w:pPr>
              <w:pageBreakBefore w:val="0"/>
              <w:rPr/>
            </w:pPr>
            <w:r w:rsidDel="00000000" w:rsidR="00000000" w:rsidRPr="00000000">
              <w:rPr>
                <w:rtl w:val="0"/>
              </w:rPr>
              <w:t xml:space="preserve">Текст в котором клиент описывает свою потребность (в виде описания проблемы, просьбы выполнить действие и т.п.)</w:t>
            </w:r>
          </w:p>
        </w:tc>
        <w:tc>
          <w:tcPr>
            <w:tcBorders>
              <w:top w:color="000000" w:space="0" w:sz="0" w:val="nil"/>
              <w:left w:color="000000" w:space="0" w:sz="4" w:val="single"/>
              <w:bottom w:color="000000" w:space="0" w:sz="0" w:val="nil"/>
              <w:right w:color="000000" w:space="0" w:sz="0" w:val="nil"/>
            </w:tcBorders>
            <w:shd w:fill="auto" w:val="clear"/>
            <w:tcMar>
              <w:top w:w="100.0" w:type="dxa"/>
              <w:left w:w="100.0" w:type="dxa"/>
              <w:bottom w:w="100.0" w:type="dxa"/>
              <w:right w:w="100.0" w:type="dxa"/>
            </w:tcMar>
          </w:tcPr>
          <w:p w:rsidR="00000000" w:rsidDel="00000000" w:rsidP="00000000" w:rsidRDefault="00000000" w:rsidRPr="00000000" w14:paraId="0000008A">
            <w:pPr>
              <w:pageBreakBefore w:val="0"/>
              <w:rPr/>
            </w:pPr>
            <w:r w:rsidDel="00000000" w:rsidR="00000000" w:rsidRPr="00000000">
              <w:rPr>
                <w:rtl w:val="0"/>
              </w:rPr>
            </w:r>
          </w:p>
        </w:tc>
      </w:tr>
      <w:tr>
        <w:trPr>
          <w:cantSplit w:val="0"/>
          <w:trHeight w:val="620" w:hRule="atLeast"/>
          <w:tblHeader w:val="0"/>
        </w:trPr>
        <w:tc>
          <w:tcPr>
            <w:tcBorders>
              <w:top w:color="000000" w:space="0" w:sz="8" w:val="single"/>
              <w:left w:color="000000" w:space="0" w:sz="8" w:val="single"/>
              <w:bottom w:color="000000" w:space="0" w:sz="8" w:val="single"/>
              <w:right w:color="000000" w:space="0" w:sz="4" w:val="single"/>
            </w:tcBorders>
            <w:shd w:fill="auto" w:val="clear"/>
            <w:tcMar>
              <w:top w:w="100.0" w:type="dxa"/>
              <w:left w:w="100.0" w:type="dxa"/>
              <w:bottom w:w="100.0" w:type="dxa"/>
              <w:right w:w="100.0" w:type="dxa"/>
            </w:tcMar>
          </w:tcPr>
          <w:p w:rsidR="00000000" w:rsidDel="00000000" w:rsidP="00000000" w:rsidRDefault="00000000" w:rsidRPr="00000000" w14:paraId="0000008B">
            <w:pPr>
              <w:pageBreakBefore w:val="0"/>
              <w:rPr/>
            </w:pPr>
            <w:r w:rsidDel="00000000" w:rsidR="00000000" w:rsidRPr="00000000">
              <w:rPr>
                <w:rtl w:val="0"/>
              </w:rPr>
              <w:t xml:space="preserve">Лексемы</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tcPr>
          <w:p w:rsidR="00000000" w:rsidDel="00000000" w:rsidP="00000000" w:rsidRDefault="00000000" w:rsidRPr="00000000" w14:paraId="0000008C">
            <w:pPr>
              <w:pageBreakBefore w:val="0"/>
              <w:rPr/>
            </w:pPr>
            <w:r w:rsidDel="00000000" w:rsidR="00000000" w:rsidRPr="00000000">
              <w:rPr>
                <w:rtl w:val="0"/>
              </w:rPr>
              <w:t xml:space="preserve">Ключевые понятия, используемые в формулировках запросов и правила их сопоставления </w:t>
            </w:r>
          </w:p>
        </w:tc>
        <w:tc>
          <w:tcPr>
            <w:tcBorders>
              <w:top w:color="000000" w:space="0" w:sz="0" w:val="nil"/>
              <w:left w:color="000000" w:space="0" w:sz="4" w:val="single"/>
              <w:bottom w:color="000000" w:space="0" w:sz="0" w:val="nil"/>
              <w:right w:color="000000" w:space="0" w:sz="0" w:val="nil"/>
            </w:tcBorders>
            <w:shd w:fill="auto" w:val="clear"/>
            <w:tcMar>
              <w:top w:w="100.0" w:type="dxa"/>
              <w:left w:w="100.0" w:type="dxa"/>
              <w:bottom w:w="100.0" w:type="dxa"/>
              <w:right w:w="100.0" w:type="dxa"/>
            </w:tcMar>
          </w:tcPr>
          <w:p w:rsidR="00000000" w:rsidDel="00000000" w:rsidP="00000000" w:rsidRDefault="00000000" w:rsidRPr="00000000" w14:paraId="0000008D">
            <w:pPr>
              <w:pageBreakBefore w:val="0"/>
              <w:rPr/>
            </w:pPr>
            <w:r w:rsidDel="00000000" w:rsidR="00000000" w:rsidRPr="00000000">
              <w:rPr>
                <w:rtl w:val="0"/>
              </w:rPr>
            </w:r>
          </w:p>
        </w:tc>
      </w:tr>
      <w:tr>
        <w:trPr>
          <w:cantSplit w:val="0"/>
          <w:trHeight w:val="620" w:hRule="atLeast"/>
          <w:tblHeader w:val="0"/>
        </w:trPr>
        <w:tc>
          <w:tcPr>
            <w:tcBorders>
              <w:top w:color="000000" w:space="0" w:sz="8" w:val="single"/>
              <w:left w:color="000000" w:space="0" w:sz="8" w:val="single"/>
              <w:bottom w:color="000000" w:space="0" w:sz="8" w:val="single"/>
              <w:right w:color="000000" w:space="0" w:sz="4" w:val="single"/>
            </w:tcBorders>
            <w:shd w:fill="auto" w:val="clear"/>
            <w:tcMar>
              <w:top w:w="100.0" w:type="dxa"/>
              <w:left w:w="100.0" w:type="dxa"/>
              <w:bottom w:w="100.0" w:type="dxa"/>
              <w:right w:w="100.0" w:type="dxa"/>
            </w:tcMar>
          </w:tcPr>
          <w:p w:rsidR="00000000" w:rsidDel="00000000" w:rsidP="00000000" w:rsidRDefault="00000000" w:rsidRPr="00000000" w14:paraId="0000008E">
            <w:pPr>
              <w:pageBreakBefore w:val="0"/>
              <w:rPr/>
            </w:pPr>
            <w:r w:rsidDel="00000000" w:rsidR="00000000" w:rsidRPr="00000000">
              <w:rPr>
                <w:rtl w:val="0"/>
              </w:rPr>
              <w:t xml:space="preserve">Тематика</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tcPr>
          <w:p w:rsidR="00000000" w:rsidDel="00000000" w:rsidP="00000000" w:rsidRDefault="00000000" w:rsidRPr="00000000" w14:paraId="0000008F">
            <w:pPr>
              <w:pageBreakBefore w:val="0"/>
              <w:rPr/>
            </w:pPr>
            <w:r w:rsidDel="00000000" w:rsidR="00000000" w:rsidRPr="00000000">
              <w:rPr>
                <w:rtl w:val="0"/>
              </w:rPr>
              <w:t xml:space="preserve">Совокупность интентов, по которым клиенту оказывается услуга/консультация в рамках общения через чат-бот</w:t>
            </w:r>
          </w:p>
        </w:tc>
        <w:tc>
          <w:tcPr>
            <w:tcBorders>
              <w:top w:color="000000" w:space="0" w:sz="0" w:val="nil"/>
              <w:left w:color="000000" w:space="0" w:sz="4" w:val="single"/>
              <w:bottom w:color="000000" w:space="0" w:sz="0" w:val="nil"/>
              <w:right w:color="000000" w:space="0" w:sz="0" w:val="nil"/>
            </w:tcBorders>
            <w:shd w:fill="auto" w:val="clear"/>
            <w:tcMar>
              <w:top w:w="100.0" w:type="dxa"/>
              <w:left w:w="100.0" w:type="dxa"/>
              <w:bottom w:w="100.0" w:type="dxa"/>
              <w:right w:w="100.0" w:type="dxa"/>
            </w:tcMar>
          </w:tcPr>
          <w:p w:rsidR="00000000" w:rsidDel="00000000" w:rsidP="00000000" w:rsidRDefault="00000000" w:rsidRPr="00000000" w14:paraId="00000090">
            <w:pPr>
              <w:pageBreakBefore w:val="0"/>
              <w:rPr/>
            </w:pPr>
            <w:r w:rsidDel="00000000" w:rsidR="00000000" w:rsidRPr="00000000">
              <w:rPr>
                <w:rtl w:val="0"/>
              </w:rPr>
            </w:r>
          </w:p>
        </w:tc>
      </w:tr>
      <w:tr>
        <w:trPr>
          <w:cantSplit w:val="0"/>
          <w:trHeight w:val="620" w:hRule="atLeast"/>
          <w:tblHeader w:val="0"/>
        </w:trPr>
        <w:tc>
          <w:tcPr>
            <w:tcBorders>
              <w:top w:color="000000" w:space="0" w:sz="8" w:val="single"/>
              <w:left w:color="000000" w:space="0" w:sz="8" w:val="single"/>
              <w:bottom w:color="000000" w:space="0" w:sz="8" w:val="single"/>
              <w:right w:color="000000" w:space="0" w:sz="4" w:val="single"/>
            </w:tcBorders>
            <w:shd w:fill="auto" w:val="clear"/>
            <w:tcMar>
              <w:top w:w="100.0" w:type="dxa"/>
              <w:left w:w="100.0" w:type="dxa"/>
              <w:bottom w:w="100.0" w:type="dxa"/>
              <w:right w:w="100.0" w:type="dxa"/>
            </w:tcMar>
          </w:tcPr>
          <w:p w:rsidR="00000000" w:rsidDel="00000000" w:rsidP="00000000" w:rsidRDefault="00000000" w:rsidRPr="00000000" w14:paraId="00000091">
            <w:pPr>
              <w:pageBreakBefore w:val="0"/>
              <w:rPr/>
            </w:pPr>
            <w:r w:rsidDel="00000000" w:rsidR="00000000" w:rsidRPr="00000000">
              <w:rPr>
                <w:rtl w:val="0"/>
              </w:rPr>
              <w:t xml:space="preserve">Интент</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tcPr>
          <w:p w:rsidR="00000000" w:rsidDel="00000000" w:rsidP="00000000" w:rsidRDefault="00000000" w:rsidRPr="00000000" w14:paraId="00000092">
            <w:pPr>
              <w:pageBreakBefore w:val="0"/>
              <w:rPr/>
            </w:pPr>
            <w:r w:rsidDel="00000000" w:rsidR="00000000" w:rsidRPr="00000000">
              <w:rPr>
                <w:rtl w:val="0"/>
              </w:rPr>
              <w:t xml:space="preserve">Намерение клиента, о котором он сообщает в тексте запроса</w:t>
            </w:r>
          </w:p>
        </w:tc>
        <w:tc>
          <w:tcPr>
            <w:tcBorders>
              <w:top w:color="000000" w:space="0" w:sz="0" w:val="nil"/>
              <w:left w:color="000000" w:space="0" w:sz="4" w:val="single"/>
              <w:bottom w:color="000000" w:space="0" w:sz="0" w:val="nil"/>
              <w:right w:color="000000" w:space="0" w:sz="0" w:val="nil"/>
            </w:tcBorders>
            <w:shd w:fill="auto" w:val="clear"/>
            <w:tcMar>
              <w:top w:w="100.0" w:type="dxa"/>
              <w:left w:w="100.0" w:type="dxa"/>
              <w:bottom w:w="100.0" w:type="dxa"/>
              <w:right w:w="100.0" w:type="dxa"/>
            </w:tcMar>
          </w:tcPr>
          <w:p w:rsidR="00000000" w:rsidDel="00000000" w:rsidP="00000000" w:rsidRDefault="00000000" w:rsidRPr="00000000" w14:paraId="00000093">
            <w:pPr>
              <w:pageBreakBefore w:val="0"/>
              <w:rPr/>
            </w:pPr>
            <w:r w:rsidDel="00000000" w:rsidR="00000000" w:rsidRPr="00000000">
              <w:rPr>
                <w:rtl w:val="0"/>
              </w:rPr>
            </w:r>
          </w:p>
        </w:tc>
      </w:tr>
      <w:tr>
        <w:trPr>
          <w:cantSplit w:val="0"/>
          <w:trHeight w:val="620" w:hRule="atLeast"/>
          <w:tblHeader w:val="0"/>
        </w:trPr>
        <w:tc>
          <w:tcPr>
            <w:tcBorders>
              <w:top w:color="000000" w:space="0" w:sz="8" w:val="single"/>
              <w:left w:color="000000" w:space="0" w:sz="8" w:val="single"/>
              <w:bottom w:color="000000" w:space="0" w:sz="8" w:val="single"/>
              <w:right w:color="000000" w:space="0" w:sz="4" w:val="single"/>
            </w:tcBorders>
            <w:shd w:fill="auto" w:val="clear"/>
            <w:tcMar>
              <w:top w:w="100.0" w:type="dxa"/>
              <w:left w:w="100.0" w:type="dxa"/>
              <w:bottom w:w="100.0" w:type="dxa"/>
              <w:right w:w="100.0" w:type="dxa"/>
            </w:tcMar>
          </w:tcPr>
          <w:p w:rsidR="00000000" w:rsidDel="00000000" w:rsidP="00000000" w:rsidRDefault="00000000" w:rsidRPr="00000000" w14:paraId="00000094">
            <w:pPr>
              <w:pageBreakBefore w:val="0"/>
              <w:rPr/>
            </w:pPr>
            <w:r w:rsidDel="00000000" w:rsidR="00000000" w:rsidRPr="00000000">
              <w:rPr>
                <w:rtl w:val="0"/>
              </w:rPr>
              <w:t xml:space="preserve">Шаблон ответа</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tcPr>
          <w:p w:rsidR="00000000" w:rsidDel="00000000" w:rsidP="00000000" w:rsidRDefault="00000000" w:rsidRPr="00000000" w14:paraId="00000095">
            <w:pPr>
              <w:pageBreakBefore w:val="0"/>
              <w:rPr/>
            </w:pPr>
            <w:r w:rsidDel="00000000" w:rsidR="00000000" w:rsidRPr="00000000">
              <w:rPr>
                <w:rtl w:val="0"/>
              </w:rPr>
              <w:t xml:space="preserve">Правила составления ответа чат-бота на запрос</w:t>
            </w:r>
          </w:p>
        </w:tc>
        <w:tc>
          <w:tcPr>
            <w:tcBorders>
              <w:top w:color="000000" w:space="0" w:sz="0" w:val="nil"/>
              <w:left w:color="000000" w:space="0" w:sz="4" w:val="single"/>
              <w:bottom w:color="000000" w:space="0" w:sz="0" w:val="nil"/>
              <w:right w:color="000000" w:space="0" w:sz="0" w:val="nil"/>
            </w:tcBorders>
            <w:shd w:fill="auto" w:val="clear"/>
            <w:tcMar>
              <w:top w:w="100.0" w:type="dxa"/>
              <w:left w:w="100.0" w:type="dxa"/>
              <w:bottom w:w="100.0" w:type="dxa"/>
              <w:right w:w="100.0" w:type="dxa"/>
            </w:tcMar>
          </w:tcPr>
          <w:p w:rsidR="00000000" w:rsidDel="00000000" w:rsidP="00000000" w:rsidRDefault="00000000" w:rsidRPr="00000000" w14:paraId="00000096">
            <w:pPr>
              <w:pageBreakBefore w:val="0"/>
              <w:rPr/>
            </w:pPr>
            <w:r w:rsidDel="00000000" w:rsidR="00000000" w:rsidRPr="00000000">
              <w:rPr>
                <w:rtl w:val="0"/>
              </w:rPr>
            </w:r>
          </w:p>
        </w:tc>
      </w:tr>
      <w:tr>
        <w:trPr>
          <w:cantSplit w:val="0"/>
          <w:trHeight w:val="620" w:hRule="atLeast"/>
          <w:tblHeader w:val="0"/>
        </w:trPr>
        <w:tc>
          <w:tcPr>
            <w:tcBorders>
              <w:top w:color="000000" w:space="0" w:sz="8" w:val="single"/>
              <w:left w:color="000000" w:space="0" w:sz="8" w:val="single"/>
              <w:bottom w:color="000000" w:space="0" w:sz="8" w:val="single"/>
              <w:right w:color="000000" w:space="0" w:sz="4" w:val="single"/>
            </w:tcBorders>
            <w:shd w:fill="auto" w:val="clear"/>
            <w:tcMar>
              <w:top w:w="100.0" w:type="dxa"/>
              <w:left w:w="100.0" w:type="dxa"/>
              <w:bottom w:w="100.0" w:type="dxa"/>
              <w:right w:w="100.0" w:type="dxa"/>
            </w:tcMar>
          </w:tcPr>
          <w:p w:rsidR="00000000" w:rsidDel="00000000" w:rsidP="00000000" w:rsidRDefault="00000000" w:rsidRPr="00000000" w14:paraId="00000097">
            <w:pPr>
              <w:pageBreakBefore w:val="0"/>
              <w:rPr/>
            </w:pPr>
            <w:r w:rsidDel="00000000" w:rsidR="00000000" w:rsidRPr="00000000">
              <w:rPr>
                <w:rtl w:val="0"/>
              </w:rPr>
              <w:t xml:space="preserve">Сессия</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tcPr>
          <w:p w:rsidR="00000000" w:rsidDel="00000000" w:rsidP="00000000" w:rsidRDefault="00000000" w:rsidRPr="00000000" w14:paraId="00000098">
            <w:pPr>
              <w:pageBreakBefore w:val="0"/>
              <w:rPr/>
            </w:pPr>
            <w:r w:rsidDel="00000000" w:rsidR="00000000" w:rsidRPr="00000000">
              <w:rPr>
                <w:rtl w:val="0"/>
              </w:rPr>
              <w:t xml:space="preserve">Совокупность диалогов с одним клиентом в рамках одной или нескольких потребностей этого клиента. </w:t>
            </w:r>
          </w:p>
          <w:p w:rsidR="00000000" w:rsidDel="00000000" w:rsidP="00000000" w:rsidRDefault="00000000" w:rsidRPr="00000000" w14:paraId="00000099">
            <w:pPr>
              <w:pageBreakBefore w:val="0"/>
              <w:rPr/>
            </w:pPr>
            <w:r w:rsidDel="00000000" w:rsidR="00000000" w:rsidRPr="00000000">
              <w:rPr>
                <w:rtl w:val="0"/>
              </w:rPr>
              <w:t xml:space="preserve">Сессия может прекращаться по логическим условиям (в соответствии со сценарием) или по истечении определенного времени молчания</w:t>
            </w:r>
          </w:p>
        </w:tc>
        <w:tc>
          <w:tcPr>
            <w:tcBorders>
              <w:top w:color="000000" w:space="0" w:sz="0" w:val="nil"/>
              <w:left w:color="000000" w:space="0" w:sz="4" w:val="single"/>
              <w:bottom w:color="000000" w:space="0" w:sz="0" w:val="nil"/>
              <w:right w:color="000000" w:space="0" w:sz="0" w:val="nil"/>
            </w:tcBorders>
            <w:shd w:fill="auto" w:val="clear"/>
            <w:tcMar>
              <w:top w:w="100.0" w:type="dxa"/>
              <w:left w:w="100.0" w:type="dxa"/>
              <w:bottom w:w="100.0" w:type="dxa"/>
              <w:right w:w="100.0" w:type="dxa"/>
            </w:tcMar>
          </w:tcPr>
          <w:p w:rsidR="00000000" w:rsidDel="00000000" w:rsidP="00000000" w:rsidRDefault="00000000" w:rsidRPr="00000000" w14:paraId="0000009A">
            <w:pPr>
              <w:pageBreakBefore w:val="0"/>
              <w:rPr/>
            </w:pPr>
            <w:r w:rsidDel="00000000" w:rsidR="00000000" w:rsidRPr="00000000">
              <w:rPr>
                <w:rtl w:val="0"/>
              </w:rPr>
            </w:r>
          </w:p>
        </w:tc>
      </w:tr>
      <w:tr>
        <w:trPr>
          <w:cantSplit w:val="0"/>
          <w:trHeight w:val="620" w:hRule="atLeast"/>
          <w:tblHeader w:val="0"/>
        </w:trPr>
        <w:tc>
          <w:tcPr>
            <w:tcBorders>
              <w:top w:color="000000" w:space="0" w:sz="8" w:val="single"/>
              <w:left w:color="000000" w:space="0" w:sz="8" w:val="single"/>
              <w:bottom w:color="000000" w:space="0" w:sz="8" w:val="single"/>
              <w:right w:color="000000" w:space="0" w:sz="4" w:val="single"/>
            </w:tcBorders>
            <w:shd w:fill="auto" w:val="clear"/>
            <w:tcMar>
              <w:top w:w="100.0" w:type="dxa"/>
              <w:left w:w="100.0" w:type="dxa"/>
              <w:bottom w:w="100.0" w:type="dxa"/>
              <w:right w:w="100.0" w:type="dxa"/>
            </w:tcMar>
          </w:tcPr>
          <w:p w:rsidR="00000000" w:rsidDel="00000000" w:rsidP="00000000" w:rsidRDefault="00000000" w:rsidRPr="00000000" w14:paraId="0000009B">
            <w:pPr>
              <w:pageBreakBefore w:val="0"/>
              <w:rPr/>
            </w:pPr>
            <w:r w:rsidDel="00000000" w:rsidR="00000000" w:rsidRPr="00000000">
              <w:rPr>
                <w:rtl w:val="0"/>
              </w:rPr>
              <w:t xml:space="preserve">Диалог</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tcPr>
          <w:p w:rsidR="00000000" w:rsidDel="00000000" w:rsidP="00000000" w:rsidRDefault="00000000" w:rsidRPr="00000000" w14:paraId="0000009C">
            <w:pPr>
              <w:pageBreakBefore w:val="0"/>
              <w:rPr/>
            </w:pPr>
            <w:r w:rsidDel="00000000" w:rsidR="00000000" w:rsidRPr="00000000">
              <w:rPr>
                <w:rtl w:val="0"/>
              </w:rPr>
              <w:t xml:space="preserve">Набор сообщений клиента, чат-бота и оператора по одному запросу клиента в рамках одного интента. В рамках одной сессии может быть несколько диалогов</w:t>
            </w:r>
          </w:p>
        </w:tc>
        <w:tc>
          <w:tcPr>
            <w:tcBorders>
              <w:top w:color="000000" w:space="0" w:sz="0" w:val="nil"/>
              <w:left w:color="000000" w:space="0" w:sz="4" w:val="single"/>
              <w:bottom w:color="000000" w:space="0" w:sz="0" w:val="nil"/>
              <w:right w:color="000000" w:space="0" w:sz="0" w:val="nil"/>
            </w:tcBorders>
            <w:shd w:fill="auto" w:val="clear"/>
            <w:tcMar>
              <w:top w:w="100.0" w:type="dxa"/>
              <w:left w:w="100.0" w:type="dxa"/>
              <w:bottom w:w="100.0" w:type="dxa"/>
              <w:right w:w="100.0" w:type="dxa"/>
            </w:tcMar>
          </w:tcPr>
          <w:p w:rsidR="00000000" w:rsidDel="00000000" w:rsidP="00000000" w:rsidRDefault="00000000" w:rsidRPr="00000000" w14:paraId="0000009D">
            <w:pPr>
              <w:pageBreakBefore w:val="0"/>
              <w:rPr/>
            </w:pPr>
            <w:r w:rsidDel="00000000" w:rsidR="00000000" w:rsidRPr="00000000">
              <w:rPr>
                <w:rtl w:val="0"/>
              </w:rPr>
            </w:r>
          </w:p>
        </w:tc>
      </w:tr>
      <w:tr>
        <w:trPr>
          <w:cantSplit w:val="0"/>
          <w:trHeight w:val="620" w:hRule="atLeast"/>
          <w:tblHeader w:val="0"/>
        </w:trPr>
        <w:tc>
          <w:tcPr>
            <w:tcBorders>
              <w:top w:color="000000" w:space="0" w:sz="8" w:val="single"/>
              <w:left w:color="000000" w:space="0" w:sz="8" w:val="single"/>
              <w:bottom w:color="000000" w:space="0" w:sz="8" w:val="single"/>
              <w:right w:color="000000" w:space="0" w:sz="4" w:val="single"/>
            </w:tcBorders>
            <w:shd w:fill="auto" w:val="clear"/>
            <w:tcMar>
              <w:top w:w="100.0" w:type="dxa"/>
              <w:left w:w="100.0" w:type="dxa"/>
              <w:bottom w:w="100.0" w:type="dxa"/>
              <w:right w:w="100.0" w:type="dxa"/>
            </w:tcMar>
          </w:tcPr>
          <w:p w:rsidR="00000000" w:rsidDel="00000000" w:rsidP="00000000" w:rsidRDefault="00000000" w:rsidRPr="00000000" w14:paraId="0000009E">
            <w:pPr>
              <w:pageBreakBefore w:val="0"/>
              <w:rPr/>
            </w:pPr>
            <w:r w:rsidDel="00000000" w:rsidR="00000000" w:rsidRPr="00000000">
              <w:rPr>
                <w:rtl w:val="0"/>
              </w:rPr>
              <w:t xml:space="preserve">Параллельные диалоги</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tcPr>
          <w:p w:rsidR="00000000" w:rsidDel="00000000" w:rsidP="00000000" w:rsidRDefault="00000000" w:rsidRPr="00000000" w14:paraId="0000009F">
            <w:pPr>
              <w:pageBreakBefore w:val="0"/>
              <w:rPr/>
            </w:pPr>
            <w:r w:rsidDel="00000000" w:rsidR="00000000" w:rsidRPr="00000000">
              <w:rPr>
                <w:rtl w:val="0"/>
              </w:rPr>
              <w:t xml:space="preserve">Ситуация, при которой в рамках одной сессии, до окончания обработки одного интента, поступает новый интент (или несколько интентов поступают одновременно). Чат-бот принимает и обрабатывает все такие интенты, не игнорируя их</w:t>
            </w:r>
          </w:p>
        </w:tc>
        <w:tc>
          <w:tcPr>
            <w:tcBorders>
              <w:top w:color="000000" w:space="0" w:sz="0" w:val="nil"/>
              <w:left w:color="000000" w:space="0" w:sz="4" w:val="single"/>
              <w:bottom w:color="000000" w:space="0" w:sz="0" w:val="nil"/>
              <w:right w:color="000000" w:space="0" w:sz="0" w:val="nil"/>
            </w:tcBorders>
            <w:shd w:fill="auto" w:val="clear"/>
            <w:tcMar>
              <w:top w:w="100.0" w:type="dxa"/>
              <w:left w:w="100.0" w:type="dxa"/>
              <w:bottom w:w="100.0" w:type="dxa"/>
              <w:right w:w="100.0" w:type="dxa"/>
            </w:tcMar>
          </w:tcPr>
          <w:p w:rsidR="00000000" w:rsidDel="00000000" w:rsidP="00000000" w:rsidRDefault="00000000" w:rsidRPr="00000000" w14:paraId="000000A0">
            <w:pPr>
              <w:pageBreakBefore w:val="0"/>
              <w:rPr/>
            </w:pPr>
            <w:r w:rsidDel="00000000" w:rsidR="00000000" w:rsidRPr="00000000">
              <w:rPr>
                <w:rtl w:val="0"/>
              </w:rPr>
            </w:r>
          </w:p>
        </w:tc>
      </w:tr>
      <w:tr>
        <w:trPr>
          <w:cantSplit w:val="0"/>
          <w:trHeight w:val="620" w:hRule="atLeast"/>
          <w:tblHeader w:val="0"/>
        </w:trPr>
        <w:tc>
          <w:tcPr>
            <w:tcBorders>
              <w:top w:color="000000" w:space="0" w:sz="8" w:val="single"/>
              <w:left w:color="000000" w:space="0" w:sz="8" w:val="single"/>
              <w:bottom w:color="000000" w:space="0" w:sz="8" w:val="single"/>
              <w:right w:color="000000" w:space="0" w:sz="4" w:val="single"/>
            </w:tcBorders>
            <w:shd w:fill="auto" w:val="clear"/>
            <w:tcMar>
              <w:top w:w="100.0" w:type="dxa"/>
              <w:left w:w="100.0" w:type="dxa"/>
              <w:bottom w:w="100.0" w:type="dxa"/>
              <w:right w:w="100.0" w:type="dxa"/>
            </w:tcMar>
          </w:tcPr>
          <w:p w:rsidR="00000000" w:rsidDel="00000000" w:rsidP="00000000" w:rsidRDefault="00000000" w:rsidRPr="00000000" w14:paraId="000000A1">
            <w:pPr>
              <w:pageBreakBefore w:val="0"/>
              <w:rPr/>
            </w:pPr>
            <w:r w:rsidDel="00000000" w:rsidR="00000000" w:rsidRPr="00000000">
              <w:rPr>
                <w:rtl w:val="0"/>
              </w:rPr>
              <w:t xml:space="preserve">Сценарий</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tcPr>
          <w:p w:rsidR="00000000" w:rsidDel="00000000" w:rsidP="00000000" w:rsidRDefault="00000000" w:rsidRPr="00000000" w14:paraId="000000A2">
            <w:pPr>
              <w:pageBreakBefore w:val="0"/>
              <w:rPr/>
            </w:pPr>
            <w:r w:rsidDel="00000000" w:rsidR="00000000" w:rsidRPr="00000000">
              <w:rPr>
                <w:rtl w:val="0"/>
              </w:rPr>
              <w:t xml:space="preserve">Последовательность шагов обработки запроса по определенной Тематике</w:t>
            </w:r>
          </w:p>
        </w:tc>
        <w:tc>
          <w:tcPr>
            <w:tcBorders>
              <w:top w:color="000000" w:space="0" w:sz="0" w:val="nil"/>
              <w:left w:color="000000" w:space="0" w:sz="4" w:val="single"/>
              <w:bottom w:color="000000" w:space="0" w:sz="0" w:val="nil"/>
              <w:right w:color="000000" w:space="0" w:sz="0" w:val="nil"/>
            </w:tcBorders>
            <w:shd w:fill="auto" w:val="clear"/>
            <w:tcMar>
              <w:top w:w="100.0" w:type="dxa"/>
              <w:left w:w="100.0" w:type="dxa"/>
              <w:bottom w:w="100.0" w:type="dxa"/>
              <w:right w:w="100.0" w:type="dxa"/>
            </w:tcMar>
          </w:tcPr>
          <w:p w:rsidR="00000000" w:rsidDel="00000000" w:rsidP="00000000" w:rsidRDefault="00000000" w:rsidRPr="00000000" w14:paraId="000000A3">
            <w:pPr>
              <w:pageBreakBefore w:val="0"/>
              <w:rPr/>
            </w:pPr>
            <w:r w:rsidDel="00000000" w:rsidR="00000000" w:rsidRPr="00000000">
              <w:rPr>
                <w:rtl w:val="0"/>
              </w:rPr>
            </w:r>
          </w:p>
        </w:tc>
      </w:tr>
      <w:tr>
        <w:trPr>
          <w:cantSplit w:val="0"/>
          <w:trHeight w:val="620" w:hRule="atLeast"/>
          <w:tblHeader w:val="0"/>
        </w:trPr>
        <w:tc>
          <w:tcPr>
            <w:tcBorders>
              <w:top w:color="000000" w:space="0" w:sz="8" w:val="single"/>
              <w:left w:color="000000" w:space="0" w:sz="8" w:val="single"/>
              <w:bottom w:color="000000" w:space="0" w:sz="8" w:val="single"/>
              <w:right w:color="000000" w:space="0" w:sz="4" w:val="single"/>
            </w:tcBorders>
            <w:shd w:fill="auto" w:val="clear"/>
            <w:tcMar>
              <w:top w:w="100.0" w:type="dxa"/>
              <w:left w:w="100.0" w:type="dxa"/>
              <w:bottom w:w="100.0" w:type="dxa"/>
              <w:right w:w="100.0" w:type="dxa"/>
            </w:tcMar>
          </w:tcPr>
          <w:p w:rsidR="00000000" w:rsidDel="00000000" w:rsidP="00000000" w:rsidRDefault="00000000" w:rsidRPr="00000000" w14:paraId="000000A4">
            <w:pPr>
              <w:pageBreakBefore w:val="0"/>
              <w:rPr/>
            </w:pPr>
            <w:r w:rsidDel="00000000" w:rsidR="00000000" w:rsidRPr="00000000">
              <w:rPr>
                <w:rtl w:val="0"/>
              </w:rPr>
              <w:t xml:space="preserve">Каналы взаимодействия </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tcPr>
          <w:p w:rsidR="00000000" w:rsidDel="00000000" w:rsidP="00000000" w:rsidRDefault="00000000" w:rsidRPr="00000000" w14:paraId="000000A5">
            <w:pPr>
              <w:pageBreakBefore w:val="0"/>
              <w:rPr/>
            </w:pPr>
            <w:r w:rsidDel="00000000" w:rsidR="00000000" w:rsidRPr="00000000">
              <w:rPr>
                <w:rtl w:val="0"/>
              </w:rPr>
              <w:t xml:space="preserve">Способ взаимодействия клиента с чат-ботом.</w:t>
            </w:r>
          </w:p>
          <w:p w:rsidR="00000000" w:rsidDel="00000000" w:rsidP="00000000" w:rsidRDefault="00000000" w:rsidRPr="00000000" w14:paraId="000000A6">
            <w:pPr>
              <w:pageBreakBefore w:val="0"/>
              <w:numPr>
                <w:ilvl w:val="0"/>
                <w:numId w:val="20"/>
              </w:numPr>
              <w:ind w:left="720" w:hanging="360"/>
              <w:rPr/>
            </w:pPr>
            <w:r w:rsidDel="00000000" w:rsidR="00000000" w:rsidRPr="00000000">
              <w:rPr>
                <w:rtl w:val="0"/>
              </w:rPr>
              <w:t xml:space="preserve">Авторизованная зона (входит в рамки Этапа 1):</w:t>
            </w:r>
          </w:p>
          <w:p w:rsidR="00000000" w:rsidDel="00000000" w:rsidP="00000000" w:rsidRDefault="00000000" w:rsidRPr="00000000" w14:paraId="000000A7">
            <w:pPr>
              <w:pageBreakBefore w:val="0"/>
              <w:numPr>
                <w:ilvl w:val="1"/>
                <w:numId w:val="20"/>
              </w:numPr>
              <w:ind w:left="1440" w:hanging="360"/>
              <w:rPr/>
            </w:pPr>
            <w:r w:rsidDel="00000000" w:rsidR="00000000" w:rsidRPr="00000000">
              <w:rPr>
                <w:rtl w:val="0"/>
              </w:rPr>
              <w:t xml:space="preserve">Мобильное приложение - приложение мобильного банка, в которое встроен интерфейс чата.</w:t>
            </w:r>
          </w:p>
          <w:p w:rsidR="00000000" w:rsidDel="00000000" w:rsidP="00000000" w:rsidRDefault="00000000" w:rsidRPr="00000000" w14:paraId="000000A8">
            <w:pPr>
              <w:pageBreakBefore w:val="0"/>
              <w:numPr>
                <w:ilvl w:val="1"/>
                <w:numId w:val="20"/>
              </w:numPr>
              <w:ind w:left="1440" w:hanging="360"/>
              <w:rPr/>
            </w:pPr>
            <w:r w:rsidDel="00000000" w:rsidR="00000000" w:rsidRPr="00000000">
              <w:rPr>
                <w:rtl w:val="0"/>
              </w:rPr>
              <w:t xml:space="preserve">Интернет-банк, в который встроен интерфейс чата.</w:t>
            </w:r>
          </w:p>
          <w:p w:rsidR="00000000" w:rsidDel="00000000" w:rsidP="00000000" w:rsidRDefault="00000000" w:rsidRPr="00000000" w14:paraId="000000A9">
            <w:pPr>
              <w:pageBreakBefore w:val="0"/>
              <w:numPr>
                <w:ilvl w:val="0"/>
                <w:numId w:val="20"/>
              </w:numPr>
              <w:ind w:left="720" w:hanging="360"/>
              <w:rPr/>
            </w:pPr>
            <w:r w:rsidDel="00000000" w:rsidR="00000000" w:rsidRPr="00000000">
              <w:rPr>
                <w:rtl w:val="0"/>
              </w:rPr>
              <w:t xml:space="preserve">Неавторизованная зона (вне рамок Этапа 1):</w:t>
            </w:r>
          </w:p>
          <w:p w:rsidR="00000000" w:rsidDel="00000000" w:rsidP="00000000" w:rsidRDefault="00000000" w:rsidRPr="00000000" w14:paraId="000000AA">
            <w:pPr>
              <w:pageBreakBefore w:val="0"/>
              <w:numPr>
                <w:ilvl w:val="1"/>
                <w:numId w:val="20"/>
              </w:numPr>
              <w:ind w:left="1440" w:hanging="360"/>
              <w:rPr/>
            </w:pPr>
            <w:r w:rsidDel="00000000" w:rsidR="00000000" w:rsidRPr="00000000">
              <w:rPr>
                <w:rtl w:val="0"/>
              </w:rPr>
              <w:t xml:space="preserve">Мессенджеры - сторонние приложения, через которые клиент взаимодействует с банком в режиме чата.</w:t>
            </w:r>
          </w:p>
          <w:p w:rsidR="00000000" w:rsidDel="00000000" w:rsidP="00000000" w:rsidRDefault="00000000" w:rsidRPr="00000000" w14:paraId="000000AB">
            <w:pPr>
              <w:pageBreakBefore w:val="0"/>
              <w:numPr>
                <w:ilvl w:val="1"/>
                <w:numId w:val="20"/>
              </w:numPr>
              <w:ind w:left="1440" w:hanging="360"/>
              <w:rPr/>
            </w:pPr>
            <w:r w:rsidDel="00000000" w:rsidR="00000000" w:rsidRPr="00000000">
              <w:rPr>
                <w:rtl w:val="0"/>
              </w:rPr>
              <w:t xml:space="preserve">Сайт банка - публичный сайт банка с доступом без авторизации пользователей</w:t>
            </w:r>
          </w:p>
        </w:tc>
        <w:tc>
          <w:tcPr>
            <w:tcBorders>
              <w:top w:color="000000" w:space="0" w:sz="0" w:val="nil"/>
              <w:left w:color="000000" w:space="0" w:sz="4" w:val="single"/>
              <w:bottom w:color="000000" w:space="0" w:sz="0" w:val="nil"/>
              <w:right w:color="000000" w:space="0" w:sz="0" w:val="nil"/>
            </w:tcBorders>
            <w:shd w:fill="auto" w:val="clear"/>
            <w:tcMar>
              <w:top w:w="100.0" w:type="dxa"/>
              <w:left w:w="100.0" w:type="dxa"/>
              <w:bottom w:w="100.0" w:type="dxa"/>
              <w:right w:w="100.0" w:type="dxa"/>
            </w:tcMar>
          </w:tcPr>
          <w:p w:rsidR="00000000" w:rsidDel="00000000" w:rsidP="00000000" w:rsidRDefault="00000000" w:rsidRPr="00000000" w14:paraId="000000AC">
            <w:pPr>
              <w:pageBreakBefore w:val="0"/>
              <w:rPr/>
            </w:pPr>
            <w:r w:rsidDel="00000000" w:rsidR="00000000" w:rsidRPr="00000000">
              <w:rPr>
                <w:rtl w:val="0"/>
              </w:rPr>
            </w:r>
          </w:p>
        </w:tc>
      </w:tr>
    </w:tbl>
    <w:p w:rsidR="00000000" w:rsidDel="00000000" w:rsidP="00000000" w:rsidRDefault="00000000" w:rsidRPr="00000000" w14:paraId="000000AD">
      <w:pPr>
        <w:pStyle w:val="Heading1"/>
        <w:pageBreakBefore w:val="0"/>
        <w:spacing w:before="480" w:line="240" w:lineRule="auto"/>
        <w:rPr>
          <w:rFonts w:ascii="Times New Roman" w:cs="Times New Roman" w:eastAsia="Times New Roman" w:hAnsi="Times New Roman"/>
          <w:i w:val="1"/>
          <w:iCs w:val="1"/>
          <w:color w:val="999999"/>
        </w:rPr>
      </w:pPr>
      <w:bookmarkStart w:colFirst="0" w:colLast="0" w:name="_1ksv4uv" w:id="15"/>
      <w:bookmarkEnd w:id="15"/>
      <w:r w:rsidDel="00000000" w:rsidR="00000000" w:rsidRPr="00000000">
        <w:rPr>
          <w:rFonts w:ascii="Times New Roman" w:cs="Times New Roman" w:eastAsia="Times New Roman" w:hAnsi="Times New Roman"/>
          <w:rtl w:val="0"/>
        </w:rPr>
        <w:t xml:space="preserve">Бизнес требования</w:t>
      </w:r>
      <w:r w:rsidDel="00000000" w:rsidR="00000000" w:rsidRPr="00000000">
        <w:rPr>
          <w:rtl w:val="0"/>
        </w:rPr>
      </w:r>
    </w:p>
    <w:p w:rsidR="00000000" w:rsidDel="00000000" w:rsidP="00000000" w:rsidRDefault="00000000" w:rsidRPr="00000000" w14:paraId="000000AE">
      <w:pPr>
        <w:pStyle w:val="Heading2"/>
        <w:pageBreakBefore w:val="0"/>
        <w:jc w:val="both"/>
        <w:rPr>
          <w:rFonts w:ascii="Times New Roman" w:cs="Times New Roman" w:eastAsia="Times New Roman" w:hAnsi="Times New Roman"/>
        </w:rPr>
      </w:pPr>
      <w:bookmarkStart w:colFirst="0" w:colLast="0" w:name="_44sinio" w:id="16"/>
      <w:bookmarkEnd w:id="16"/>
      <w:r w:rsidDel="00000000" w:rsidR="00000000" w:rsidRPr="00000000">
        <w:rPr>
          <w:rFonts w:ascii="Times New Roman" w:cs="Times New Roman" w:eastAsia="Times New Roman" w:hAnsi="Times New Roman"/>
          <w:rtl w:val="0"/>
        </w:rPr>
        <w:t xml:space="preserve">Сценарии работы</w:t>
      </w:r>
    </w:p>
    <w:p w:rsidR="00000000" w:rsidDel="00000000" w:rsidP="00000000" w:rsidRDefault="00000000" w:rsidRPr="00000000" w14:paraId="000000AF">
      <w:pPr>
        <w:pStyle w:val="Heading3"/>
        <w:pageBreakBefore w:val="0"/>
        <w:rPr>
          <w:rFonts w:ascii="Times New Roman" w:cs="Times New Roman" w:eastAsia="Times New Roman" w:hAnsi="Times New Roman"/>
        </w:rPr>
      </w:pPr>
      <w:bookmarkStart w:colFirst="0" w:colLast="0" w:name="_2jxsxqh" w:id="17"/>
      <w:bookmarkEnd w:id="17"/>
      <w:r w:rsidDel="00000000" w:rsidR="00000000" w:rsidRPr="00000000">
        <w:rPr>
          <w:rFonts w:ascii="Times New Roman" w:cs="Times New Roman" w:eastAsia="Times New Roman" w:hAnsi="Times New Roman"/>
          <w:rtl w:val="0"/>
        </w:rPr>
        <w:t xml:space="preserve">Процесс обработки обращений клиентов</w:t>
      </w:r>
    </w:p>
    <w:p w:rsidR="00000000" w:rsidDel="00000000" w:rsidP="00000000" w:rsidRDefault="00000000" w:rsidRPr="00000000" w14:paraId="000000B0">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В рамках проекта предлагается переход к сценарию обработки обращений клиентов, состоящему из двух режимов. Все новые обращения клиентов должны обрабатываться в режиме чат-бота, в рамках этого режима обращение может быть переведено в режим общения с оператором.</w:t>
      </w:r>
    </w:p>
    <w:p w:rsidR="00000000" w:rsidDel="00000000" w:rsidP="00000000" w:rsidRDefault="00000000" w:rsidRPr="00000000" w14:paraId="000000B1">
      <w:pPr>
        <w:pageBreakBefore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2">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Режим чат-бота</w:t>
      </w:r>
    </w:p>
    <w:p w:rsidR="00000000" w:rsidDel="00000000" w:rsidP="00000000" w:rsidRDefault="00000000" w:rsidRPr="00000000" w14:paraId="000000B3">
      <w:pPr>
        <w:pageBreakBefore w:val="0"/>
        <w:numPr>
          <w:ilvl w:val="0"/>
          <w:numId w:val="23"/>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Начало диалога:</w:t>
      </w:r>
    </w:p>
    <w:p w:rsidR="00000000" w:rsidDel="00000000" w:rsidP="00000000" w:rsidRDefault="00000000" w:rsidRPr="00000000" w14:paraId="000000B4">
      <w:pPr>
        <w:pageBreakBefore w:val="0"/>
        <w:numPr>
          <w:ilvl w:val="1"/>
          <w:numId w:val="23"/>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Получение запроса от клиента (клиент самостоятельно инициирует начало диалога); </w:t>
      </w:r>
    </w:p>
    <w:p w:rsidR="00000000" w:rsidDel="00000000" w:rsidP="00000000" w:rsidRDefault="00000000" w:rsidRPr="00000000" w14:paraId="000000B5">
      <w:pPr>
        <w:pageBreakBefore w:val="0"/>
        <w:numPr>
          <w:ilvl w:val="1"/>
          <w:numId w:val="23"/>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Должна быть возможность, по запросу от платформы, генерировать приветственное сообщение с возможностью изменения и персонализации на основе данных отслеживания поведения клиента на сайте Заказчика (Чат-бот инициирует начало диалога и ожидает ответа) [</w:t>
      </w:r>
      <w:r w:rsidDel="00000000" w:rsidR="00000000" w:rsidRPr="00000000">
        <w:rPr>
          <w:rFonts w:ascii="Times New Roman" w:cs="Times New Roman" w:eastAsia="Times New Roman" w:hAnsi="Times New Roman"/>
          <w:i w:val="1"/>
          <w:iCs w:val="1"/>
          <w:rtl w:val="0"/>
        </w:rPr>
        <w:t xml:space="preserve">требование может быть реализовано на Этапе 2 проекта</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B6">
      <w:pPr>
        <w:pageBreakBefore w:val="0"/>
        <w:numPr>
          <w:ilvl w:val="0"/>
          <w:numId w:val="23"/>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Анализ сообщения клиента</w:t>
      </w:r>
    </w:p>
    <w:p w:rsidR="00000000" w:rsidDel="00000000" w:rsidP="00000000" w:rsidRDefault="00000000" w:rsidRPr="00000000" w14:paraId="000000B7">
      <w:pPr>
        <w:pageBreakBefore w:val="0"/>
        <w:numPr>
          <w:ilvl w:val="1"/>
          <w:numId w:val="23"/>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Предварительная обработка текста – исправление опечаток, определение нормальной формы слов и частей речи, отбрасывание стоп-слов (артикли, междометия, союзы и пр.), расширение запроса с помощью словарей синонимов, дополнение информацией о значимости отдельных слов, расширение запроса деревом синтаксического разбора и результатами разрешения местоимений, а также определение именованных сущностей;</w:t>
      </w:r>
    </w:p>
    <w:p w:rsidR="00000000" w:rsidDel="00000000" w:rsidP="00000000" w:rsidRDefault="00000000" w:rsidRPr="00000000" w14:paraId="000000B8">
      <w:pPr>
        <w:pageBreakBefore w:val="0"/>
        <w:numPr>
          <w:ilvl w:val="1"/>
          <w:numId w:val="23"/>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Понимание базовых смайлов – определение настроения и намерений клиента по проставленным смайлам в диалоге;</w:t>
      </w:r>
    </w:p>
    <w:p w:rsidR="00000000" w:rsidDel="00000000" w:rsidP="00000000" w:rsidRDefault="00000000" w:rsidRPr="00000000" w14:paraId="000000B9">
      <w:pPr>
        <w:pageBreakBefore w:val="0"/>
        <w:numPr>
          <w:ilvl w:val="1"/>
          <w:numId w:val="23"/>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Разбор запроса – понимание высказывания и определение намерений клиента в контексте его бизнес-кейса; </w:t>
      </w:r>
    </w:p>
    <w:p w:rsidR="00000000" w:rsidDel="00000000" w:rsidP="00000000" w:rsidRDefault="00000000" w:rsidRPr="00000000" w14:paraId="000000BA">
      <w:pPr>
        <w:pageBreakBefore w:val="0"/>
        <w:numPr>
          <w:ilvl w:val="1"/>
          <w:numId w:val="23"/>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Классификация запроса на основе примеров фраз или формальных правил (шаблонов), ранжирование гипотез классификации в соответствии с текущим контекстом беседы, предыдущими сообщениями диалога;</w:t>
      </w:r>
    </w:p>
    <w:p w:rsidR="00000000" w:rsidDel="00000000" w:rsidP="00000000" w:rsidRDefault="00000000" w:rsidRPr="00000000" w14:paraId="000000BB">
      <w:pPr>
        <w:pageBreakBefore w:val="0"/>
        <w:numPr>
          <w:ilvl w:val="1"/>
          <w:numId w:val="23"/>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Извлечение параметров запроса из фразы клиента;</w:t>
      </w:r>
    </w:p>
    <w:p w:rsidR="00000000" w:rsidDel="00000000" w:rsidP="00000000" w:rsidRDefault="00000000" w:rsidRPr="00000000" w14:paraId="000000BC">
      <w:pPr>
        <w:pageBreakBefore w:val="0"/>
        <w:numPr>
          <w:ilvl w:val="0"/>
          <w:numId w:val="23"/>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Поиск шаблона в базе знаний, соответствующего запросу. Генерация ответа в соответствии с шаблоном, на естественном языке или на основе ранее составленного словаря. Ответом может быть комбинация любых действий: сообщение, действие в информационных системах Заказчика; перевод диалога на оператора;</w:t>
      </w:r>
    </w:p>
    <w:p w:rsidR="00000000" w:rsidDel="00000000" w:rsidP="00000000" w:rsidRDefault="00000000" w:rsidRPr="00000000" w14:paraId="000000BD">
      <w:pPr>
        <w:pageBreakBefore w:val="0"/>
        <w:numPr>
          <w:ilvl w:val="0"/>
          <w:numId w:val="23"/>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Если на сообщение клиента с высокой вероятностью можно дать несколько разных ответов, чат-бот должен уточнить запрос клиента и предоставить верный ответ после этого;</w:t>
      </w:r>
    </w:p>
    <w:p w:rsidR="00000000" w:rsidDel="00000000" w:rsidP="00000000" w:rsidRDefault="00000000" w:rsidRPr="00000000" w14:paraId="000000BE">
      <w:pPr>
        <w:pageBreakBefore w:val="0"/>
        <w:numPr>
          <w:ilvl w:val="0"/>
          <w:numId w:val="23"/>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Если чат-бот дает ответ на вопрос в виде сообщения, этот ответ направляется клиенту автоматически через чат-платформу;</w:t>
      </w:r>
    </w:p>
    <w:p w:rsidR="00000000" w:rsidDel="00000000" w:rsidP="00000000" w:rsidRDefault="00000000" w:rsidRPr="00000000" w14:paraId="000000BF">
      <w:pPr>
        <w:pageBreakBefore w:val="0"/>
        <w:numPr>
          <w:ilvl w:val="0"/>
          <w:numId w:val="23"/>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Если чат-бот не может дать ответ, запрос переводится на оператора. Бот должен уведомить клиента о переводе обращения на оператора;</w:t>
      </w:r>
    </w:p>
    <w:p w:rsidR="00000000" w:rsidDel="00000000" w:rsidP="00000000" w:rsidRDefault="00000000" w:rsidRPr="00000000" w14:paraId="000000C0">
      <w:pPr>
        <w:pageBreakBefore w:val="0"/>
        <w:numPr>
          <w:ilvl w:val="0"/>
          <w:numId w:val="23"/>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Далее в рамках этой сессии клиента бот не должен направлять ответы клиенту. Бот должен перейти в режим суфлера.</w:t>
      </w:r>
    </w:p>
    <w:p w:rsidR="00000000" w:rsidDel="00000000" w:rsidP="00000000" w:rsidRDefault="00000000" w:rsidRPr="00000000" w14:paraId="000000C1">
      <w:pPr>
        <w:pageBreakBefore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2">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Режим общения с оператором (режим суфлера)</w:t>
      </w:r>
    </w:p>
    <w:p w:rsidR="00000000" w:rsidDel="00000000" w:rsidP="00000000" w:rsidRDefault="00000000" w:rsidRPr="00000000" w14:paraId="000000C3">
      <w:pPr>
        <w:pageBreakBefore w:val="0"/>
        <w:numPr>
          <w:ilvl w:val="0"/>
          <w:numId w:val="1"/>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Во время работы оператор получает подсказки возможных ответов клиенту от чат-бота в пользовательском интерфейсе оператора чат-платформы;</w:t>
      </w:r>
    </w:p>
    <w:p w:rsidR="00000000" w:rsidDel="00000000" w:rsidP="00000000" w:rsidRDefault="00000000" w:rsidRPr="00000000" w14:paraId="000000C4">
      <w:pPr>
        <w:pageBreakBefore w:val="0"/>
        <w:numPr>
          <w:ilvl w:val="0"/>
          <w:numId w:val="1"/>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Чат-бот должен предоставлять оператору несколько вариантов наиболее подходящих ответов, максимально возможное число вариантов должно настраиваться;</w:t>
      </w:r>
    </w:p>
    <w:p w:rsidR="00000000" w:rsidDel="00000000" w:rsidP="00000000" w:rsidRDefault="00000000" w:rsidRPr="00000000" w14:paraId="000000C5">
      <w:pPr>
        <w:pageBreakBefore w:val="0"/>
        <w:numPr>
          <w:ilvl w:val="0"/>
          <w:numId w:val="1"/>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Оператор может воспользоваться подсказкой, отправив ее в исходном виде, отредактировав, или написать свой ответ вручную. </w:t>
      </w:r>
    </w:p>
    <w:p w:rsidR="00000000" w:rsidDel="00000000" w:rsidP="00000000" w:rsidRDefault="00000000" w:rsidRPr="00000000" w14:paraId="000000C6">
      <w:pPr>
        <w:pageBreakBefore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7">
      <w:pPr>
        <w:pStyle w:val="Heading3"/>
        <w:pageBreakBefore w:val="0"/>
        <w:rPr>
          <w:rFonts w:ascii="Times New Roman" w:cs="Times New Roman" w:eastAsia="Times New Roman" w:hAnsi="Times New Roman"/>
        </w:rPr>
      </w:pPr>
      <w:bookmarkStart w:colFirst="0" w:colLast="0" w:name="_z337ya" w:id="18"/>
      <w:bookmarkEnd w:id="18"/>
      <w:r w:rsidDel="00000000" w:rsidR="00000000" w:rsidRPr="00000000">
        <w:rPr>
          <w:rFonts w:ascii="Times New Roman" w:cs="Times New Roman" w:eastAsia="Times New Roman" w:hAnsi="Times New Roman"/>
          <w:rtl w:val="0"/>
        </w:rPr>
        <w:t xml:space="preserve">Процесс обучения чат-бота</w:t>
      </w:r>
    </w:p>
    <w:p w:rsidR="00000000" w:rsidDel="00000000" w:rsidP="00000000" w:rsidRDefault="00000000" w:rsidRPr="00000000" w14:paraId="000000C8">
      <w:pPr>
        <w:pageBreakBefore w:val="0"/>
        <w:numPr>
          <w:ilvl w:val="0"/>
          <w:numId w:val="14"/>
        </w:numPr>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В процессе использования База знаний пополняется всеми обращениями, прошедшими через чат-платформу (в т.ч. сообщениями оператора в режиме суфлирования);</w:t>
      </w:r>
    </w:p>
    <w:p w:rsidR="00000000" w:rsidDel="00000000" w:rsidP="00000000" w:rsidRDefault="00000000" w:rsidRPr="00000000" w14:paraId="000000C9">
      <w:pPr>
        <w:pageBreakBefore w:val="0"/>
        <w:numPr>
          <w:ilvl w:val="0"/>
          <w:numId w:val="14"/>
        </w:numPr>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На основе этих обращений чат-бот предоставляет автоматические ответы и предлагает подсказки операторам в режиме суфлера;</w:t>
      </w:r>
    </w:p>
    <w:p w:rsidR="00000000" w:rsidDel="00000000" w:rsidP="00000000" w:rsidRDefault="00000000" w:rsidRPr="00000000" w14:paraId="000000CA">
      <w:pPr>
        <w:pageBreakBefore w:val="0"/>
        <w:numPr>
          <w:ilvl w:val="0"/>
          <w:numId w:val="14"/>
        </w:numPr>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Контент-менеджер может редактировать Базу знаний в любой момент времени и отсеивать обращения и ответы, которые потеряли актуальность или были определены неправильно;</w:t>
      </w:r>
    </w:p>
    <w:p w:rsidR="00000000" w:rsidDel="00000000" w:rsidP="00000000" w:rsidRDefault="00000000" w:rsidRPr="00000000" w14:paraId="000000CB">
      <w:pPr>
        <w:pageBreakBefore w:val="0"/>
        <w:numPr>
          <w:ilvl w:val="0"/>
          <w:numId w:val="14"/>
        </w:numPr>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Контент-менеджер может наполнять Базу знаний шаблонами, на основе которых чат-бот будет давать подсказки операторам, и шаблонами, которые будут использоваться чат-ботом для формирования автоматических ответов;</w:t>
      </w:r>
    </w:p>
    <w:p w:rsidR="00000000" w:rsidDel="00000000" w:rsidP="00000000" w:rsidRDefault="00000000" w:rsidRPr="00000000" w14:paraId="000000CC">
      <w:pPr>
        <w:pageBreakBefore w:val="0"/>
        <w:numPr>
          <w:ilvl w:val="0"/>
          <w:numId w:val="14"/>
        </w:numPr>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Наполнение базы знаний шаблонами - главный фактор, влияющий на достижение целей проекта, поэтому система должна предоставлять контент-менеджеру инструменты для максимально эффективного выполнения этой задачи, в соответствии с требованиями к автоматизации редактора базы знаний.</w:t>
      </w:r>
    </w:p>
    <w:p w:rsidR="00000000" w:rsidDel="00000000" w:rsidP="00000000" w:rsidRDefault="00000000" w:rsidRPr="00000000" w14:paraId="000000CD">
      <w:pPr>
        <w:pageBreakBefore w:val="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E">
      <w:pPr>
        <w:pageBreakBefore w:val="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F">
      <w:pPr>
        <w:pageBreakBefore w:val="0"/>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rtl w:val="0"/>
        </w:rPr>
        <w:t xml:space="preserve">Высокоуровневая схема работы системы приведена на рисунке:</w:t>
      </w:r>
      <w:r w:rsidDel="00000000" w:rsidR="00000000" w:rsidRPr="00000000">
        <w:rPr>
          <w:rtl w:val="0"/>
        </w:rPr>
      </w:r>
    </w:p>
    <w:p w:rsidR="00000000" w:rsidDel="00000000" w:rsidP="00000000" w:rsidRDefault="00000000" w:rsidRPr="00000000" w14:paraId="000000D0">
      <w:pPr>
        <w:pageBreakBefore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1">
      <w:pPr>
        <w:pageBreakBefore w:val="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Pr>
        <mc:AlternateContent>
          <mc:Choice Requires="wpg">
            <w:drawing>
              <wp:inline distB="114300" distT="114300" distL="114300" distR="114300">
                <wp:extent cx="5915025" cy="4694566"/>
                <wp:effectExtent b="0" l="0" r="0" t="0"/>
                <wp:docPr id="1" name=""/>
                <a:graphic>
                  <a:graphicData uri="http://schemas.microsoft.com/office/word/2010/wordprocessingGroup">
                    <wpg:wgp>
                      <wpg:cNvGrpSpPr/>
                      <wpg:grpSpPr>
                        <a:xfrm>
                          <a:off x="2378950" y="1432700"/>
                          <a:ext cx="5915025" cy="4694566"/>
                          <a:chOff x="2378950" y="1432700"/>
                          <a:chExt cx="5934100" cy="4704125"/>
                        </a:xfrm>
                      </wpg:grpSpPr>
                      <wpg:grpSp>
                        <wpg:cNvGrpSpPr/>
                        <wpg:grpSpPr>
                          <a:xfrm>
                            <a:off x="2388488" y="1432717"/>
                            <a:ext cx="5915025" cy="4694566"/>
                            <a:chOff x="2221723" y="1095468"/>
                            <a:chExt cx="7113448" cy="5647016"/>
                          </a:xfrm>
                        </wpg:grpSpPr>
                        <wps:wsp>
                          <wps:cNvSpPr/>
                          <wps:cNvPr id="3" name="Shape 3"/>
                          <wps:spPr>
                            <a:xfrm>
                              <a:off x="2221723" y="1095468"/>
                              <a:ext cx="7113425" cy="5647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221723" y="1519352"/>
                              <a:ext cx="7113448" cy="5223132"/>
                              <a:chOff x="-309069" y="463742"/>
                              <a:chExt cx="9843923" cy="5649058"/>
                            </a:xfrm>
                          </wpg:grpSpPr>
                          <wps:wsp>
                            <wps:cNvSpPr/>
                            <wps:cNvPr id="5" name="Shape 5"/>
                            <wps:spPr>
                              <a:xfrm>
                                <a:off x="2238641" y="1975276"/>
                                <a:ext cx="1811514" cy="1363197"/>
                              </a:xfrm>
                              <a:prstGeom prst="rect">
                                <a:avLst/>
                              </a:prstGeom>
                              <a:solidFill>
                                <a:srgbClr val="C9DAF8"/>
                              </a:solidFill>
                              <a:ln cap="flat" cmpd="sng" w="19050">
                                <a:solidFill>
                                  <a:srgbClr val="000029"/>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1"/>
                                      <w:i w:val="0"/>
                                      <w:smallCaps w:val="0"/>
                                      <w:strike w:val="0"/>
                                      <w:color w:val="000000"/>
                                      <w:sz w:val="24"/>
                                      <w:vertAlign w:val="baseline"/>
                                    </w:rPr>
                                    <w:t xml:space="preserve">Модуль анализа обращений</w:t>
                                  </w:r>
                                </w:p>
                              </w:txbxContent>
                            </wps:txbx>
                            <wps:bodyPr anchorCtr="0" anchor="ctr" bIns="91425" lIns="91425" spcFirstLastPara="1" rIns="91425" wrap="square" tIns="91425">
                              <a:noAutofit/>
                            </wps:bodyPr>
                          </wps:wsp>
                          <wps:wsp>
                            <wps:cNvSpPr/>
                            <wps:cNvPr id="6" name="Shape 6"/>
                            <wps:spPr>
                              <a:xfrm>
                                <a:off x="3875786" y="463742"/>
                                <a:ext cx="2358279" cy="1389217"/>
                              </a:xfrm>
                              <a:prstGeom prst="rect">
                                <a:avLst/>
                              </a:prstGeom>
                              <a:solidFill>
                                <a:srgbClr val="C9DAF8"/>
                              </a:solidFill>
                              <a:ln cap="flat" cmpd="sng" w="19050">
                                <a:solidFill>
                                  <a:srgbClr val="000029"/>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1"/>
                                      <w:i w:val="0"/>
                                      <w:smallCaps w:val="0"/>
                                      <w:strike w:val="0"/>
                                      <w:color w:val="000000"/>
                                      <w:sz w:val="24"/>
                                      <w:vertAlign w:val="baseline"/>
                                    </w:rPr>
                                    <w:t xml:space="preserve">Модуль генерации ответов</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2"/>
                                      <w:vertAlign w:val="baseline"/>
                                    </w:rPr>
                                  </w:r>
                                  <w:r w:rsidDel="00000000" w:rsidR="00000000" w:rsidRPr="00000000">
                                    <w:rPr>
                                      <w:rFonts w:ascii="Arial" w:cs="Arial" w:eastAsia="Arial" w:hAnsi="Arial"/>
                                      <w:b w:val="0"/>
                                      <w:i w:val="0"/>
                                      <w:smallCaps w:val="0"/>
                                      <w:strike w:val="0"/>
                                      <w:color w:val="000000"/>
                                      <w:sz w:val="24"/>
                                      <w:vertAlign w:val="baseline"/>
                                    </w:rPr>
                                    <w:t xml:space="preserve">Автоматические ответы </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2"/>
                                      <w:vertAlign w:val="baseline"/>
                                    </w:rPr>
                                  </w:r>
                                </w:p>
                              </w:txbxContent>
                            </wps:txbx>
                            <wps:bodyPr anchorCtr="0" anchor="ctr" bIns="91425" lIns="91425" spcFirstLastPara="1" rIns="91425" wrap="square" tIns="91425">
                              <a:noAutofit/>
                            </wps:bodyPr>
                          </wps:wsp>
                          <wps:wsp>
                            <wps:cNvCnPr/>
                            <wps:spPr>
                              <a:xfrm flipH="1" rot="10800000">
                                <a:off x="4049910" y="1852864"/>
                                <a:ext cx="1004751" cy="803873"/>
                              </a:xfrm>
                              <a:prstGeom prst="bentConnector2">
                                <a:avLst/>
                              </a:prstGeom>
                              <a:noFill/>
                              <a:ln cap="flat" cmpd="sng" w="19050">
                                <a:solidFill>
                                  <a:srgbClr val="000000"/>
                                </a:solidFill>
                                <a:prstDash val="solid"/>
                                <a:round/>
                                <a:headEnd len="sm" w="sm" type="none"/>
                                <a:tailEnd len="med" w="med" type="triangle"/>
                              </a:ln>
                            </wps:spPr>
                            <wps:bodyPr anchorCtr="0" anchor="ctr" bIns="91425" lIns="91425" spcFirstLastPara="1" rIns="91425" wrap="square" tIns="91425">
                              <a:noAutofit/>
                            </wps:bodyPr>
                          </wps:wsp>
                          <wps:wsp>
                            <wps:cNvSpPr/>
                            <wps:cNvPr id="8" name="Shape 8"/>
                            <wps:spPr>
                              <a:xfrm>
                                <a:off x="3875545" y="3387546"/>
                                <a:ext cx="2358479" cy="1636061"/>
                              </a:xfrm>
                              <a:prstGeom prst="rect">
                                <a:avLst/>
                              </a:prstGeom>
                              <a:solidFill>
                                <a:srgbClr val="C9DAF8"/>
                              </a:solidFill>
                              <a:ln cap="flat" cmpd="sng" w="19050">
                                <a:solidFill>
                                  <a:srgbClr val="000029"/>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1"/>
                                      <w:i w:val="0"/>
                                      <w:smallCaps w:val="0"/>
                                      <w:strike w:val="0"/>
                                      <w:color w:val="000000"/>
                                      <w:sz w:val="24"/>
                                      <w:vertAlign w:val="baseline"/>
                                    </w:rPr>
                                    <w:t xml:space="preserve">Режим суфлера</w:t>
                                  </w:r>
                                  <w:r w:rsidDel="00000000" w:rsidR="00000000" w:rsidRPr="00000000">
                                    <w:rPr>
                                      <w:rFonts w:ascii="Arial" w:cs="Arial" w:eastAsia="Arial" w:hAnsi="Arial"/>
                                      <w:b w:val="1"/>
                                      <w:i w:val="0"/>
                                      <w:smallCaps w:val="0"/>
                                      <w:strike w:val="0"/>
                                      <w:color w:val="000000"/>
                                      <w:sz w:val="24"/>
                                      <w:vertAlign w:val="baseline"/>
                                    </w:rPr>
                                    <w:br w:type="textWrapping"/>
                                  </w:r>
                                  <w:r w:rsidDel="00000000" w:rsidR="00000000" w:rsidRPr="00000000">
                                    <w:rPr>
                                      <w:rFonts w:ascii="Arial" w:cs="Arial" w:eastAsia="Arial" w:hAnsi="Arial"/>
                                      <w:b w:val="0"/>
                                      <w:i w:val="0"/>
                                      <w:smallCaps w:val="0"/>
                                      <w:strike w:val="0"/>
                                      <w:color w:val="000000"/>
                                      <w:sz w:val="24"/>
                                      <w:vertAlign w:val="baseline"/>
                                    </w:rPr>
                                    <w:br w:type="textWrapping"/>
                                  </w:r>
                                  <w:r w:rsidDel="00000000" w:rsidR="00000000" w:rsidRPr="00000000">
                                    <w:rPr>
                                      <w:rFonts w:ascii="Arial" w:cs="Arial" w:eastAsia="Arial" w:hAnsi="Arial"/>
                                      <w:b w:val="0"/>
                                      <w:i w:val="0"/>
                                      <w:smallCaps w:val="0"/>
                                      <w:strike w:val="0"/>
                                      <w:color w:val="000000"/>
                                      <w:sz w:val="24"/>
                                      <w:vertAlign w:val="baseline"/>
                                    </w:rPr>
                                    <w:t xml:space="preserve">Переключение на консультанта в чат-платформе </w:t>
                                  </w:r>
                                </w:p>
                              </w:txbxContent>
                            </wps:txbx>
                            <wps:bodyPr anchorCtr="0" anchor="ctr" bIns="91425" lIns="91425" spcFirstLastPara="1" rIns="91425" wrap="square" tIns="91425">
                              <a:noAutofit/>
                            </wps:bodyPr>
                          </wps:wsp>
                          <wps:wsp>
                            <wps:cNvCnPr/>
                            <wps:spPr>
                              <a:xfrm>
                                <a:off x="4050155" y="2656875"/>
                                <a:ext cx="1004630" cy="730671"/>
                              </a:xfrm>
                              <a:prstGeom prst="bentConnector2">
                                <a:avLst/>
                              </a:prstGeom>
                              <a:noFill/>
                              <a:ln cap="flat" cmpd="sng" w="19050">
                                <a:solidFill>
                                  <a:srgbClr val="000000"/>
                                </a:solidFill>
                                <a:prstDash val="solid"/>
                                <a:round/>
                                <a:headEnd len="sm" w="sm" type="none"/>
                                <a:tailEnd len="med" w="med" type="triangle"/>
                              </a:ln>
                            </wps:spPr>
                            <wps:bodyPr anchorCtr="0" anchor="ctr" bIns="91425" lIns="91425" spcFirstLastPara="1" rIns="91425" wrap="square" tIns="91425">
                              <a:noAutofit/>
                            </wps:bodyPr>
                          </wps:wsp>
                          <wps:wsp>
                            <wps:cNvSpPr/>
                            <wps:cNvPr id="10" name="Shape 10"/>
                            <wps:spPr>
                              <a:xfrm>
                                <a:off x="-309069" y="2159446"/>
                                <a:ext cx="2171687" cy="1005723"/>
                              </a:xfrm>
                              <a:prstGeom prst="rect">
                                <a:avLst/>
                              </a:prstGeom>
                              <a:solidFill>
                                <a:srgbClr val="D9EAD3"/>
                              </a:solidFill>
                              <a:ln cap="flat" cmpd="sng" w="19050">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4"/>
                                      <w:vertAlign w:val="baseline"/>
                                    </w:rPr>
                                    <w:t xml:space="preserve">Текстовые каналы коммуникации</w:t>
                                  </w:r>
                                </w:p>
                              </w:txbxContent>
                            </wps:txbx>
                            <wps:bodyPr anchorCtr="0" anchor="ctr" bIns="91425" lIns="91425" spcFirstLastPara="1" rIns="91425" wrap="square" tIns="91425">
                              <a:noAutofit/>
                            </wps:bodyPr>
                          </wps:wsp>
                          <wps:wsp>
                            <wps:cNvCnPr/>
                            <wps:spPr>
                              <a:xfrm flipH="1" rot="10800000">
                                <a:off x="1862618" y="2656875"/>
                                <a:ext cx="376023" cy="5432"/>
                              </a:xfrm>
                              <a:prstGeom prst="straightConnector1">
                                <a:avLst/>
                              </a:prstGeom>
                              <a:noFill/>
                              <a:ln cap="flat" cmpd="sng" w="19050">
                                <a:solidFill>
                                  <a:srgbClr val="000000"/>
                                </a:solidFill>
                                <a:prstDash val="solid"/>
                                <a:round/>
                                <a:headEnd len="sm" w="sm" type="none"/>
                                <a:tailEnd len="sm" w="sm" type="triangle"/>
                              </a:ln>
                            </wps:spPr>
                            <wps:bodyPr anchorCtr="0" anchor="ctr" bIns="91425" lIns="91425" spcFirstLastPara="1" rIns="91425" wrap="square" tIns="91425">
                              <a:noAutofit/>
                            </wps:bodyPr>
                          </wps:wsp>
                          <wps:wsp>
                            <wps:cNvSpPr/>
                            <wps:cNvPr id="12" name="Shape 12"/>
                            <wps:spPr>
                              <a:xfrm>
                                <a:off x="6481825" y="2039604"/>
                                <a:ext cx="1339500" cy="1280700"/>
                              </a:xfrm>
                              <a:prstGeom prst="can">
                                <a:avLst>
                                  <a:gd fmla="val 25000" name="adj"/>
                                </a:avLst>
                              </a:prstGeom>
                              <a:solidFill>
                                <a:srgbClr val="C9DAF8"/>
                              </a:solidFill>
                              <a:ln cap="flat" cmpd="sng" w="19050">
                                <a:solidFill>
                                  <a:srgbClr val="595959"/>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4"/>
                                      <w:vertAlign w:val="baseline"/>
                                    </w:rPr>
                                    <w:t xml:space="preserve">База знаний</w:t>
                                  </w:r>
                                </w:p>
                              </w:txbxContent>
                            </wps:txbx>
                            <wps:bodyPr anchorCtr="0" anchor="ctr" bIns="91425" lIns="91425" spcFirstLastPara="1" rIns="91425" wrap="square" tIns="91425">
                              <a:noAutofit/>
                            </wps:bodyPr>
                          </wps:wsp>
                          <wps:wsp>
                            <wps:cNvCnPr/>
                            <wps:spPr>
                              <a:xfrm>
                                <a:off x="6235461" y="1337137"/>
                                <a:ext cx="916200" cy="702600"/>
                              </a:xfrm>
                              <a:prstGeom prst="bentConnector2">
                                <a:avLst/>
                              </a:prstGeom>
                              <a:noFill/>
                              <a:ln cap="flat" cmpd="sng" w="19050">
                                <a:solidFill>
                                  <a:srgbClr val="000000"/>
                                </a:solidFill>
                                <a:prstDash val="solid"/>
                                <a:round/>
                                <a:headEnd len="sm" w="sm" type="none"/>
                                <a:tailEnd len="med" w="med" type="triangle"/>
                              </a:ln>
                            </wps:spPr>
                            <wps:bodyPr anchorCtr="0" anchor="ctr" bIns="91425" lIns="91425" spcFirstLastPara="1" rIns="91425" wrap="square" tIns="91425">
                              <a:noAutofit/>
                            </wps:bodyPr>
                          </wps:wsp>
                          <wps:wsp>
                            <wps:cNvCnPr/>
                            <wps:spPr>
                              <a:xfrm flipH="1" rot="10800000">
                                <a:off x="6235462" y="3320325"/>
                                <a:ext cx="916200" cy="643800"/>
                              </a:xfrm>
                              <a:prstGeom prst="bentConnector2">
                                <a:avLst/>
                              </a:prstGeom>
                              <a:noFill/>
                              <a:ln cap="flat" cmpd="sng" w="19050">
                                <a:solidFill>
                                  <a:srgbClr val="000000"/>
                                </a:solidFill>
                                <a:prstDash val="solid"/>
                                <a:round/>
                                <a:headEnd len="sm" w="sm" type="none"/>
                                <a:tailEnd len="med" w="med" type="triangle"/>
                              </a:ln>
                            </wps:spPr>
                            <wps:bodyPr anchorCtr="0" anchor="ctr" bIns="91425" lIns="91425" spcFirstLastPara="1" rIns="91425" wrap="square" tIns="91425">
                              <a:noAutofit/>
                            </wps:bodyPr>
                          </wps:wsp>
                          <wps:wsp>
                            <wps:cNvSpPr/>
                            <wps:cNvPr id="15" name="Shape 15"/>
                            <wps:spPr>
                              <a:xfrm>
                                <a:off x="8266325" y="2173150"/>
                                <a:ext cx="1244700" cy="912600"/>
                              </a:xfrm>
                              <a:prstGeom prst="rect">
                                <a:avLst/>
                              </a:prstGeom>
                              <a:solidFill>
                                <a:srgbClr val="CFE2F3"/>
                              </a:solidFill>
                              <a:ln cap="flat" cmpd="sng" w="19050">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4"/>
                                      <w:vertAlign w:val="baseline"/>
                                    </w:rPr>
                                    <w:t xml:space="preserve">API Банка</w:t>
                                  </w:r>
                                </w:p>
                              </w:txbxContent>
                            </wps:txbx>
                            <wps:bodyPr anchorCtr="0" anchor="ctr" bIns="91425" lIns="91425" spcFirstLastPara="1" rIns="91425" wrap="square" tIns="91425">
                              <a:noAutofit/>
                            </wps:bodyPr>
                          </wps:wsp>
                          <wps:wsp>
                            <wps:cNvCnPr/>
                            <wps:spPr>
                              <a:xfrm>
                                <a:off x="6235461" y="1337137"/>
                                <a:ext cx="2653200" cy="836100"/>
                              </a:xfrm>
                              <a:prstGeom prst="bentConnector2">
                                <a:avLst/>
                              </a:prstGeom>
                              <a:noFill/>
                              <a:ln cap="flat" cmpd="sng" w="19050">
                                <a:solidFill>
                                  <a:srgbClr val="000000"/>
                                </a:solidFill>
                                <a:prstDash val="solid"/>
                                <a:round/>
                                <a:headEnd len="sm" w="sm" type="none"/>
                                <a:tailEnd len="med" w="med" type="triangle"/>
                              </a:ln>
                            </wps:spPr>
                            <wps:bodyPr anchorCtr="0" anchor="ctr" bIns="91425" lIns="91425" spcFirstLastPara="1" rIns="91425" wrap="square" tIns="91425">
                              <a:noAutofit/>
                            </wps:bodyPr>
                          </wps:wsp>
                          <wps:wsp>
                            <wps:cNvCnPr/>
                            <wps:spPr>
                              <a:xfrm flipH="1" rot="10800000">
                                <a:off x="6235462" y="3085725"/>
                                <a:ext cx="2653200" cy="878400"/>
                              </a:xfrm>
                              <a:prstGeom prst="bentConnector2">
                                <a:avLst/>
                              </a:prstGeom>
                              <a:noFill/>
                              <a:ln cap="flat" cmpd="sng" w="19050">
                                <a:solidFill>
                                  <a:srgbClr val="000000"/>
                                </a:solidFill>
                                <a:prstDash val="solid"/>
                                <a:round/>
                                <a:headEnd len="sm" w="sm" type="none"/>
                                <a:tailEnd len="med" w="med" type="triangle"/>
                              </a:ln>
                            </wps:spPr>
                            <wps:bodyPr anchorCtr="0" anchor="ctr" bIns="91425" lIns="91425" spcFirstLastPara="1" rIns="91425" wrap="square" tIns="91425">
                              <a:noAutofit/>
                            </wps:bodyPr>
                          </wps:wsp>
                          <wps:wsp>
                            <wps:cNvSpPr/>
                            <wps:cNvPr id="18" name="Shape 18"/>
                            <wps:spPr>
                              <a:xfrm>
                                <a:off x="6633957" y="5200199"/>
                                <a:ext cx="2900897" cy="912601"/>
                              </a:xfrm>
                              <a:prstGeom prst="rect">
                                <a:avLst/>
                              </a:prstGeom>
                              <a:solidFill>
                                <a:srgbClr val="D9EAD3"/>
                              </a:solidFill>
                              <a:ln cap="flat" cmpd="sng" w="19050">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4"/>
                                      <w:vertAlign w:val="baseline"/>
                                    </w:rPr>
                                    <w:t xml:space="preserve">Анализ диалогов</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4"/>
                                      <w:vertAlign w:val="baseline"/>
                                    </w:rPr>
                                  </w:r>
                                  <w:r w:rsidDel="00000000" w:rsidR="00000000" w:rsidRPr="00000000">
                                    <w:rPr>
                                      <w:rFonts w:ascii="Arial" w:cs="Arial" w:eastAsia="Arial" w:hAnsi="Arial"/>
                                      <w:b w:val="0"/>
                                      <w:i w:val="0"/>
                                      <w:smallCaps w:val="0"/>
                                      <w:strike w:val="0"/>
                                      <w:color w:val="000000"/>
                                      <w:sz w:val="24"/>
                                      <w:vertAlign w:val="baseline"/>
                                    </w:rPr>
                                    <w:t xml:space="preserve">Обучение чатбота</w:t>
                                  </w:r>
                                </w:p>
                              </w:txbxContent>
                            </wps:txbx>
                            <wps:bodyPr anchorCtr="0" anchor="ctr" bIns="91425" lIns="91425" spcFirstLastPara="1" rIns="91425" wrap="square" tIns="91425">
                              <a:noAutofit/>
                            </wps:bodyPr>
                          </wps:wsp>
                          <wps:wsp>
                            <wps:cNvCnPr/>
                            <wps:spPr>
                              <a:xfrm flipH="1" rot="5400000">
                                <a:off x="6692743" y="3808537"/>
                                <a:ext cx="2520245" cy="263080"/>
                              </a:xfrm>
                              <a:prstGeom prst="bentConnector2">
                                <a:avLst/>
                              </a:prstGeom>
                              <a:noFill/>
                              <a:ln cap="flat" cmpd="sng" w="19050">
                                <a:solidFill>
                                  <a:srgbClr val="000000"/>
                                </a:solidFill>
                                <a:prstDash val="dash"/>
                                <a:round/>
                                <a:headEnd len="sm" w="sm" type="none"/>
                                <a:tailEnd len="med" w="med" type="stealth"/>
                              </a:ln>
                            </wps:spPr>
                            <wps:bodyPr anchorCtr="0" anchor="ctr" bIns="91425" lIns="91425" spcFirstLastPara="1" rIns="91425" wrap="square" tIns="91425">
                              <a:noAutofit/>
                            </wps:bodyPr>
                          </wps:wsp>
                        </wpg:grpSp>
                        <wps:wsp>
                          <wps:cNvCnPr/>
                          <wps:spPr>
                            <a:xfrm>
                              <a:off x="6648175" y="2815825"/>
                              <a:ext cx="0" cy="1428000"/>
                            </a:xfrm>
                            <a:prstGeom prst="straightConnector1">
                              <a:avLst/>
                            </a:prstGeom>
                            <a:noFill/>
                            <a:ln cap="flat" cmpd="sng" w="19050">
                              <a:solidFill>
                                <a:srgbClr val="000000"/>
                              </a:solidFill>
                              <a:prstDash val="solid"/>
                              <a:round/>
                              <a:headEnd len="sm" w="sm" type="none"/>
                              <a:tailEnd len="med" w="med" type="triangle"/>
                            </a:ln>
                          </wps:spPr>
                          <wps:bodyPr anchorCtr="0" anchor="ctr" bIns="91425" lIns="91425" spcFirstLastPara="1" rIns="91425" wrap="square" tIns="91425">
                            <a:noAutofit/>
                          </wps:bodyPr>
                        </wps:wsp>
                        <wps:wsp>
                          <wps:cNvSpPr/>
                          <wps:cNvPr id="21" name="Shape 21"/>
                          <wps:spPr>
                            <a:xfrm>
                              <a:off x="3960569" y="1459844"/>
                              <a:ext cx="4217098" cy="4367557"/>
                            </a:xfrm>
                            <a:prstGeom prst="roundRect">
                              <a:avLst>
                                <a:gd fmla="val 6450" name="adj"/>
                              </a:avLst>
                            </a:prstGeom>
                            <a:noFill/>
                            <a:ln cap="flat" cmpd="sng" w="9525">
                              <a:solidFill>
                                <a:srgbClr val="3D85C6"/>
                              </a:solidFill>
                              <a:prstDash val="lgDash"/>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t" bIns="91425" lIns="91425" spcFirstLastPara="1" rIns="91425" wrap="square" tIns="91425">
                            <a:noAutofit/>
                          </wps:bodyPr>
                        </wps:wsp>
                        <wps:wsp>
                          <wps:cNvSpPr/>
                          <wps:cNvPr id="22" name="Shape 22"/>
                          <wps:spPr>
                            <a:xfrm>
                              <a:off x="5264218" y="1095468"/>
                              <a:ext cx="1605300" cy="452415"/>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Система</w:t>
                                </w:r>
                              </w:p>
                            </w:txbxContent>
                          </wps:txbx>
                          <wps:bodyPr anchorCtr="0" anchor="t" bIns="91425" lIns="91425" spcFirstLastPara="1" rIns="91425" wrap="square" tIns="91425">
                            <a:noAutofit/>
                          </wps:bodyPr>
                        </wps:wsp>
                      </wpg:grpSp>
                    </wpg:wgp>
                  </a:graphicData>
                </a:graphic>
              </wp:inline>
            </w:drawing>
          </mc:Choice>
          <mc:Fallback>
            <w:drawing>
              <wp:inline distB="114300" distT="114300" distL="114300" distR="114300">
                <wp:extent cx="5915025" cy="4694566"/>
                <wp:effectExtent b="0" l="0" r="0" t="0"/>
                <wp:docPr id="1" name="image4.png"/>
                <a:graphic>
                  <a:graphicData uri="http://schemas.openxmlformats.org/drawingml/2006/picture">
                    <pic:pic>
                      <pic:nvPicPr>
                        <pic:cNvPr id="0" name="image4.png"/>
                        <pic:cNvPicPr preferRelativeResize="0"/>
                      </pic:nvPicPr>
                      <pic:blipFill>
                        <a:blip r:embed="rId7"/>
                        <a:srcRect/>
                        <a:stretch>
                          <a:fillRect/>
                        </a:stretch>
                      </pic:blipFill>
                      <pic:spPr>
                        <a:xfrm>
                          <a:off x="0" y="0"/>
                          <a:ext cx="5915025" cy="4694566"/>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D2">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Рисунок 1.  Высокоуровневая схема работы системы. </w:t>
      </w:r>
    </w:p>
    <w:p w:rsidR="00000000" w:rsidDel="00000000" w:rsidP="00000000" w:rsidRDefault="00000000" w:rsidRPr="00000000" w14:paraId="000000D3">
      <w:pPr>
        <w:pStyle w:val="Heading2"/>
        <w:pageBreakBefore w:val="0"/>
        <w:rPr>
          <w:rFonts w:ascii="Times New Roman" w:cs="Times New Roman" w:eastAsia="Times New Roman" w:hAnsi="Times New Roman"/>
        </w:rPr>
      </w:pPr>
      <w:bookmarkStart w:colFirst="0" w:colLast="0" w:name="_3j2qqm3" w:id="19"/>
      <w:bookmarkEnd w:id="19"/>
      <w:r w:rsidDel="00000000" w:rsidR="00000000" w:rsidRPr="00000000">
        <w:rPr>
          <w:rFonts w:ascii="Times New Roman" w:cs="Times New Roman" w:eastAsia="Times New Roman" w:hAnsi="Times New Roman"/>
          <w:rtl w:val="0"/>
        </w:rPr>
        <w:t xml:space="preserve">Функциональные требования </w:t>
      </w:r>
    </w:p>
    <w:p w:rsidR="00000000" w:rsidDel="00000000" w:rsidP="00000000" w:rsidRDefault="00000000" w:rsidRPr="00000000" w14:paraId="000000D4">
      <w:pPr>
        <w:pStyle w:val="Heading3"/>
        <w:pageBreakBefore w:val="0"/>
        <w:rPr>
          <w:rFonts w:ascii="Times New Roman" w:cs="Times New Roman" w:eastAsia="Times New Roman" w:hAnsi="Times New Roman"/>
        </w:rPr>
      </w:pPr>
      <w:bookmarkStart w:colFirst="0" w:colLast="0" w:name="_1y810tw" w:id="20"/>
      <w:bookmarkEnd w:id="20"/>
      <w:r w:rsidDel="00000000" w:rsidR="00000000" w:rsidRPr="00000000">
        <w:rPr>
          <w:rFonts w:ascii="Times New Roman" w:cs="Times New Roman" w:eastAsia="Times New Roman" w:hAnsi="Times New Roman"/>
          <w:rtl w:val="0"/>
        </w:rPr>
        <w:t xml:space="preserve">Требования к системе в целом</w:t>
      </w:r>
    </w:p>
    <w:p w:rsidR="00000000" w:rsidDel="00000000" w:rsidP="00000000" w:rsidRDefault="00000000" w:rsidRPr="00000000" w14:paraId="000000D5">
      <w:pPr>
        <w:pageBreakBefore w:val="0"/>
        <w:numPr>
          <w:ilvl w:val="0"/>
          <w:numId w:val="16"/>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Система должна быть интегрирована с системами Банка, чат-платформой Genesys, АРМ опреатора КЦ Genesys.</w:t>
      </w:r>
    </w:p>
    <w:p w:rsidR="00000000" w:rsidDel="00000000" w:rsidP="00000000" w:rsidRDefault="00000000" w:rsidRPr="00000000" w14:paraId="000000D6">
      <w:pPr>
        <w:pageBreakBefore w:val="0"/>
        <w:numPr>
          <w:ilvl w:val="0"/>
          <w:numId w:val="16"/>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База знаний должна быть предобучена: она должна содержать шаблоны для ответов по тематикам вопросов для автоматизации.</w:t>
      </w:r>
    </w:p>
    <w:p w:rsidR="00000000" w:rsidDel="00000000" w:rsidP="00000000" w:rsidRDefault="00000000" w:rsidRPr="00000000" w14:paraId="000000D7">
      <w:pPr>
        <w:pageBreakBefore w:val="0"/>
        <w:numPr>
          <w:ilvl w:val="0"/>
          <w:numId w:val="16"/>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Система должна содержать в себе инструменты редактирования Контент-менеджером автоматических ответов и подсказок для оператора - Редактор базы знаний. </w:t>
      </w:r>
    </w:p>
    <w:p w:rsidR="00000000" w:rsidDel="00000000" w:rsidP="00000000" w:rsidRDefault="00000000" w:rsidRPr="00000000" w14:paraId="000000D8">
      <w:pPr>
        <w:pageBreakBefore w:val="0"/>
        <w:numPr>
          <w:ilvl w:val="0"/>
          <w:numId w:val="16"/>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Чат-бот должен реализовывать сценарии ответов с использованием данных по клиенту из информационных систем банка.</w:t>
      </w:r>
    </w:p>
    <w:p w:rsidR="00000000" w:rsidDel="00000000" w:rsidP="00000000" w:rsidRDefault="00000000" w:rsidRPr="00000000" w14:paraId="000000D9">
      <w:pPr>
        <w:pageBreakBefore w:val="0"/>
        <w:numPr>
          <w:ilvl w:val="0"/>
          <w:numId w:val="16"/>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Система должна позволять расширение перечня тематик, добавление новых источников данных.</w:t>
      </w:r>
    </w:p>
    <w:p w:rsidR="00000000" w:rsidDel="00000000" w:rsidP="00000000" w:rsidRDefault="00000000" w:rsidRPr="00000000" w14:paraId="000000DA">
      <w:pPr>
        <w:pageBreakBefore w:val="0"/>
        <w:numPr>
          <w:ilvl w:val="0"/>
          <w:numId w:val="16"/>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Должна быть возможность добавления новых каналов взаимодействия с клиентом (например, мессенджеры). Сценарии обработки обращений могут отличаться в зависимости от канала взаимодействия. Доступные данные для чат-бота могут незначительно отличаться в зависимости от канала взаимодействия. При этом должна быть возможность учесть различия в настройках сценариев и API. Добавление нового канала должно выполняться на уровне настроек, при неизменности общей архитектуры решения. На Этапе 1 проекта будет использоваться один канал - Мобильное приложение.</w:t>
      </w:r>
    </w:p>
    <w:p w:rsidR="00000000" w:rsidDel="00000000" w:rsidP="00000000" w:rsidRDefault="00000000" w:rsidRPr="00000000" w14:paraId="000000DB">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imes New Roman" w:cs="Times New Roman" w:eastAsia="Times New Roman" w:hAnsi="Times New Roman"/>
          <w:b w:val="0"/>
          <w:bCs w:val="0"/>
          <w:i w:val="0"/>
          <w:iCs w:val="0"/>
          <w:smallCaps w:val="0"/>
          <w:strike w:val="0"/>
          <w:color w:val="000000"/>
          <w:sz w:val="22"/>
          <w:szCs w:val="22"/>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Должна быть возможность размечать диалоги чат-бота и суфлера. Возможность проставления заданных меток для последующей выгрузки и обработки.</w:t>
      </w:r>
    </w:p>
    <w:p w:rsidR="00000000" w:rsidDel="00000000" w:rsidP="00000000" w:rsidRDefault="00000000" w:rsidRPr="00000000" w14:paraId="000000D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Подсистема должна предоставлять возможность для определенного чата назначить пользовательскую метку или текстовый комментарий. Подсистема должна обеспечивать возможность создания и использования справочников сохраненных запросов. В справочнике запросов сохраняется сам запрос в виде набора параметров и названия этого запроса. Подсистема должна предоставлять возможность сохранения в справочник как отдельного запроса, так и целого набора запросов, в том числе связанных иерархическими отношениями.</w:t>
      </w:r>
    </w:p>
    <w:p w:rsidR="00000000" w:rsidDel="00000000" w:rsidP="00000000" w:rsidRDefault="00000000" w:rsidRPr="00000000" w14:paraId="000000DD">
      <w:pPr>
        <w:pStyle w:val="Heading3"/>
        <w:pageBreakBefore w:val="0"/>
        <w:rPr>
          <w:rFonts w:ascii="Times New Roman" w:cs="Times New Roman" w:eastAsia="Times New Roman" w:hAnsi="Times New Roman"/>
        </w:rPr>
      </w:pPr>
      <w:bookmarkStart w:colFirst="0" w:colLast="0" w:name="_4i7ojhp" w:id="21"/>
      <w:bookmarkEnd w:id="21"/>
      <w:r w:rsidDel="00000000" w:rsidR="00000000" w:rsidRPr="00000000">
        <w:rPr>
          <w:rFonts w:ascii="Times New Roman" w:cs="Times New Roman" w:eastAsia="Times New Roman" w:hAnsi="Times New Roman"/>
          <w:rtl w:val="0"/>
        </w:rPr>
        <w:t xml:space="preserve">Тематики и сценарии для автоматизации</w:t>
      </w:r>
    </w:p>
    <w:p w:rsidR="00000000" w:rsidDel="00000000" w:rsidP="00000000" w:rsidRDefault="00000000" w:rsidRPr="00000000" w14:paraId="000000DE">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Перечень задач для автоматизации обработки сценариев (тематики, этапность реализации, необходимые интеграции) указаны в Приложении 1.</w:t>
      </w:r>
    </w:p>
    <w:p w:rsidR="00000000" w:rsidDel="00000000" w:rsidP="00000000" w:rsidRDefault="00000000" w:rsidRPr="00000000" w14:paraId="000000DF">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В сценариях возможно как информирование клиента, так и выполнение активных действий по запросу клиента (например, оплата, перевод средств и т.п). Чат-бот должен поддерживать выполнение активных действий по запросу клиента.</w:t>
      </w:r>
    </w:p>
    <w:p w:rsidR="00000000" w:rsidDel="00000000" w:rsidP="00000000" w:rsidRDefault="00000000" w:rsidRPr="00000000" w14:paraId="000000E0">
      <w:pPr>
        <w:pStyle w:val="Heading3"/>
        <w:pageBreakBefore w:val="0"/>
        <w:spacing w:after="60" w:line="240" w:lineRule="auto"/>
        <w:rPr>
          <w:rFonts w:ascii="Times New Roman" w:cs="Times New Roman" w:eastAsia="Times New Roman" w:hAnsi="Times New Roman"/>
        </w:rPr>
      </w:pPr>
      <w:bookmarkStart w:colFirst="0" w:colLast="0" w:name="_2xcytpi" w:id="22"/>
      <w:bookmarkEnd w:id="22"/>
      <w:r w:rsidDel="00000000" w:rsidR="00000000" w:rsidRPr="00000000">
        <w:rPr>
          <w:rFonts w:ascii="Times New Roman" w:cs="Times New Roman" w:eastAsia="Times New Roman" w:hAnsi="Times New Roman"/>
          <w:rtl w:val="0"/>
        </w:rPr>
        <w:t xml:space="preserve">Требования к чат-боту</w:t>
      </w:r>
    </w:p>
    <w:p w:rsidR="00000000" w:rsidDel="00000000" w:rsidP="00000000" w:rsidRDefault="00000000" w:rsidRPr="00000000" w14:paraId="000000E1">
      <w:pPr>
        <w:pageBreakBefore w:val="0"/>
        <w:numPr>
          <w:ilvl w:val="0"/>
          <w:numId w:val="4"/>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Чат-бот должен поддерживать работу на русском языке. </w:t>
        <w:br w:type="textWrapping"/>
        <w:t xml:space="preserve">Должна быть возможность обработки запросов на иностранных языках, при соответствующих настройках тематик и пополнении базы знаний примерами запросов. При этом поддержка семантического и синтаксического анализа на иностранных языках не является обязательной.</w:t>
        <w:br w:type="textWrapping"/>
        <w:t xml:space="preserve">Должно поддерживаться использование базового латинского алфавита.</w:t>
        <w:br w:type="textWrapping"/>
        <w:t xml:space="preserve">Должна быть поддержка использования аббревиатур и специальных формулировок на иностранных языках, при необходимости (например, при создании платежа за границу).</w:t>
      </w:r>
    </w:p>
    <w:p w:rsidR="00000000" w:rsidDel="00000000" w:rsidP="00000000" w:rsidRDefault="00000000" w:rsidRPr="00000000" w14:paraId="000000E2">
      <w:pPr>
        <w:pageBreakBefore w:val="0"/>
        <w:numPr>
          <w:ilvl w:val="0"/>
          <w:numId w:val="4"/>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Чат-бот должен обеспечивать работу в режиме чат-бота и режиме суфлера в соответствии с требованиями к соответствующим сценариям (см. </w:t>
      </w:r>
      <w:hyperlink w:anchor="_2fk6b3p">
        <w:r w:rsidDel="00000000" w:rsidR="00000000" w:rsidRPr="00000000">
          <w:rPr>
            <w:rFonts w:ascii="Times New Roman" w:cs="Times New Roman" w:eastAsia="Times New Roman" w:hAnsi="Times New Roman"/>
            <w:color w:val="1155cc"/>
            <w:u w:val="single"/>
            <w:rtl w:val="0"/>
          </w:rPr>
          <w:t xml:space="preserve">Процесс обработки обращений клиентов</w:t>
        </w:r>
      </w:hyperlink>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E3">
      <w:pPr>
        <w:pageBreakBefore w:val="0"/>
        <w:numPr>
          <w:ilvl w:val="0"/>
          <w:numId w:val="4"/>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Ответ может содержать персонализированную информацию, полученную чат-ботом из иных систем.</w:t>
      </w:r>
    </w:p>
    <w:p w:rsidR="00000000" w:rsidDel="00000000" w:rsidP="00000000" w:rsidRDefault="00000000" w:rsidRPr="00000000" w14:paraId="000000E4">
      <w:pPr>
        <w:pageBreakBefore w:val="0"/>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В Системе должна быть реализована интеграция с системами Заказчика, позволяющая получать информацию, включая, но не ограничиваясь следующей информацией:</w:t>
      </w:r>
    </w:p>
    <w:p w:rsidR="00000000" w:rsidDel="00000000" w:rsidP="00000000" w:rsidRDefault="00000000" w:rsidRPr="00000000" w14:paraId="000000E5">
      <w:pPr>
        <w:pageBreakBefore w:val="0"/>
        <w:numPr>
          <w:ilvl w:val="1"/>
          <w:numId w:val="4"/>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информация по клиенту, в т.ч. баланс;</w:t>
      </w:r>
    </w:p>
    <w:p w:rsidR="00000000" w:rsidDel="00000000" w:rsidP="00000000" w:rsidRDefault="00000000" w:rsidRPr="00000000" w14:paraId="000000E6">
      <w:pPr>
        <w:pageBreakBefore w:val="0"/>
        <w:numPr>
          <w:ilvl w:val="1"/>
          <w:numId w:val="4"/>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адреса и время работы отделений банка и банкоматов;</w:t>
      </w:r>
    </w:p>
    <w:p w:rsidR="00000000" w:rsidDel="00000000" w:rsidP="00000000" w:rsidRDefault="00000000" w:rsidRPr="00000000" w14:paraId="000000E7">
      <w:pPr>
        <w:pageBreakBefore w:val="0"/>
        <w:numPr>
          <w:ilvl w:val="1"/>
          <w:numId w:val="4"/>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другая информация необходимая для автоматизации обработки обращений.</w:t>
      </w:r>
    </w:p>
    <w:p w:rsidR="00000000" w:rsidDel="00000000" w:rsidP="00000000" w:rsidRDefault="00000000" w:rsidRPr="00000000" w14:paraId="000000E8">
      <w:pPr>
        <w:pageBreakBefore w:val="0"/>
        <w:numPr>
          <w:ilvl w:val="0"/>
          <w:numId w:val="4"/>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Чат-бот должен сохранять запрос, контекст и параметры диалога для обработки последующих обращений.</w:t>
      </w:r>
    </w:p>
    <w:p w:rsidR="00000000" w:rsidDel="00000000" w:rsidP="00000000" w:rsidRDefault="00000000" w:rsidRPr="00000000" w14:paraId="000000E9">
      <w:pPr>
        <w:pageBreakBefore w:val="0"/>
        <w:numPr>
          <w:ilvl w:val="0"/>
          <w:numId w:val="4"/>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В ответах чат-бота могут присутствовать ссылки (URL, URI (mobile deeplink));</w:t>
      </w:r>
    </w:p>
    <w:p w:rsidR="00000000" w:rsidDel="00000000" w:rsidP="00000000" w:rsidRDefault="00000000" w:rsidRPr="00000000" w14:paraId="000000EA">
      <w:pPr>
        <w:pageBreakBefore w:val="0"/>
        <w:numPr>
          <w:ilvl w:val="0"/>
          <w:numId w:val="4"/>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В режиме суфлера чат-бот должен давать несколько различных подсказок ответов оператору, при наличии нескольких подходящих вариантов. Ограничение на максимальное количество подсказок должно настраиваться.</w:t>
      </w:r>
    </w:p>
    <w:p w:rsidR="00000000" w:rsidDel="00000000" w:rsidP="00000000" w:rsidRDefault="00000000" w:rsidRPr="00000000" w14:paraId="000000EB">
      <w:pPr>
        <w:pageBreakBefore w:val="0"/>
        <w:numPr>
          <w:ilvl w:val="1"/>
          <w:numId w:val="4"/>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Каждая подсказка должна содержать коэффициент близости вопроса клиента к формулировке вопроса в базе знаний;</w:t>
      </w:r>
    </w:p>
    <w:p w:rsidR="00000000" w:rsidDel="00000000" w:rsidP="00000000" w:rsidRDefault="00000000" w:rsidRPr="00000000" w14:paraId="000000EC">
      <w:pPr>
        <w:pageBreakBefore w:val="0"/>
        <w:numPr>
          <w:ilvl w:val="1"/>
          <w:numId w:val="4"/>
        </w:numPr>
        <w:pBdr>
          <w:top w:space="0" w:sz="0" w:val="nil"/>
          <w:left w:space="0" w:sz="0" w:val="nil"/>
          <w:bottom w:space="0" w:sz="0" w:val="nil"/>
          <w:right w:space="0" w:sz="0" w:val="nil"/>
          <w:between w:space="0" w:sz="0" w:val="nil"/>
        </w:pBd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Предоставленные Оператору подсказки должны быть ранжированы в соответствии с коэффициентом близости;</w:t>
      </w:r>
    </w:p>
    <w:p w:rsidR="00000000" w:rsidDel="00000000" w:rsidP="00000000" w:rsidRDefault="00000000" w:rsidRPr="00000000" w14:paraId="000000ED">
      <w:pPr>
        <w:pageBreakBefore w:val="0"/>
        <w:numPr>
          <w:ilvl w:val="1"/>
          <w:numId w:val="4"/>
        </w:numPr>
        <w:pBdr>
          <w:top w:space="0" w:sz="0" w:val="nil"/>
          <w:left w:space="0" w:sz="0" w:val="nil"/>
          <w:bottom w:space="0" w:sz="0" w:val="nil"/>
          <w:right w:space="0" w:sz="0" w:val="nil"/>
          <w:between w:space="0" w:sz="0" w:val="nil"/>
        </w:pBd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Подсказки должны учитывать контекст диалога (предыдущие сообщения в обращении);</w:t>
      </w:r>
    </w:p>
    <w:p w:rsidR="00000000" w:rsidDel="00000000" w:rsidP="00000000" w:rsidRDefault="00000000" w:rsidRPr="00000000" w14:paraId="000000EE">
      <w:pPr>
        <w:pageBreakBefore w:val="0"/>
        <w:numPr>
          <w:ilvl w:val="1"/>
          <w:numId w:val="4"/>
        </w:numPr>
        <w:pBdr>
          <w:top w:space="0" w:sz="0" w:val="nil"/>
          <w:left w:space="0" w:sz="0" w:val="nil"/>
          <w:bottom w:space="0" w:sz="0" w:val="nil"/>
          <w:right w:space="0" w:sz="0" w:val="nil"/>
          <w:between w:space="0" w:sz="0" w:val="nil"/>
        </w:pBd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Если подсказка соответствует определенному сценарию - требуется указать этот признак в подсказке.</w:t>
      </w:r>
    </w:p>
    <w:p w:rsidR="00000000" w:rsidDel="00000000" w:rsidP="00000000" w:rsidRDefault="00000000" w:rsidRPr="00000000" w14:paraId="000000EF">
      <w:pPr>
        <w:pageBreakBefore w:val="0"/>
        <w:numPr>
          <w:ilvl w:val="0"/>
          <w:numId w:val="4"/>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Система должна самостоятельно выделять запрос клиента в наборе сообщений (если клиент отправляет подряд несколько сообщений, разбивая одну реплику между ними) и определять момент отправки ответа.</w:t>
      </w:r>
    </w:p>
    <w:p w:rsidR="00000000" w:rsidDel="00000000" w:rsidP="00000000" w:rsidRDefault="00000000" w:rsidRPr="00000000" w14:paraId="000000F0">
      <w:pPr>
        <w:pageBreakBefore w:val="0"/>
        <w:numPr>
          <w:ilvl w:val="0"/>
          <w:numId w:val="4"/>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Система должна иметь возможность вести несколько параллельных веток диалога, в рамках одной сессии (например, клиент запрашивает выписку и просит провести платеж в одном потоке сообщений).</w:t>
      </w:r>
    </w:p>
    <w:p w:rsidR="00000000" w:rsidDel="00000000" w:rsidP="00000000" w:rsidRDefault="00000000" w:rsidRPr="00000000" w14:paraId="000000F1">
      <w:pPr>
        <w:pStyle w:val="Heading3"/>
        <w:pageBreakBefore w:val="0"/>
        <w:rPr>
          <w:rFonts w:ascii="Times New Roman" w:cs="Times New Roman" w:eastAsia="Times New Roman" w:hAnsi="Times New Roman"/>
        </w:rPr>
      </w:pPr>
      <w:bookmarkStart w:colFirst="0" w:colLast="0" w:name="_1ci93xb" w:id="23"/>
      <w:bookmarkEnd w:id="23"/>
      <w:r w:rsidDel="00000000" w:rsidR="00000000" w:rsidRPr="00000000">
        <w:rPr>
          <w:rFonts w:ascii="Times New Roman" w:cs="Times New Roman" w:eastAsia="Times New Roman" w:hAnsi="Times New Roman"/>
          <w:rtl w:val="0"/>
        </w:rPr>
        <w:t xml:space="preserve">Требования к автоматизации редактора базы знаний</w:t>
      </w:r>
    </w:p>
    <w:p w:rsidR="00000000" w:rsidDel="00000000" w:rsidP="00000000" w:rsidRDefault="00000000" w:rsidRPr="00000000" w14:paraId="000000F2">
      <w:pPr>
        <w:pageBreakBefore w:val="0"/>
        <w:numPr>
          <w:ilvl w:val="0"/>
          <w:numId w:val="38"/>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Система должна позволять настраивать шаблоны ответов, в соответствии с которым создается ответ на запрос. </w:t>
      </w:r>
    </w:p>
    <w:p w:rsidR="00000000" w:rsidDel="00000000" w:rsidP="00000000" w:rsidRDefault="00000000" w:rsidRPr="00000000" w14:paraId="000000F3">
      <w:pPr>
        <w:pageBreakBefore w:val="0"/>
        <w:numPr>
          <w:ilvl w:val="0"/>
          <w:numId w:val="38"/>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Шаблоны должны быть связаны с интентами. Для одного интента возможна настройка нескольких шаблонов, в зависимости от контекста диалога.</w:t>
      </w:r>
    </w:p>
    <w:p w:rsidR="00000000" w:rsidDel="00000000" w:rsidP="00000000" w:rsidRDefault="00000000" w:rsidRPr="00000000" w14:paraId="000000F4">
      <w:pPr>
        <w:pageBreakBefore w:val="0"/>
        <w:numPr>
          <w:ilvl w:val="0"/>
          <w:numId w:val="38"/>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Контент-менеджер должен иметь возможность пополнять базу знаний шаблонами.</w:t>
      </w:r>
    </w:p>
    <w:p w:rsidR="00000000" w:rsidDel="00000000" w:rsidP="00000000" w:rsidRDefault="00000000" w:rsidRPr="00000000" w14:paraId="000000F5">
      <w:pPr>
        <w:pageBreakBefore w:val="0"/>
        <w:numPr>
          <w:ilvl w:val="0"/>
          <w:numId w:val="38"/>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Контент-менеджер должен иметь возможность управления шаблонами ответов:</w:t>
      </w:r>
    </w:p>
    <w:p w:rsidR="00000000" w:rsidDel="00000000" w:rsidP="00000000" w:rsidRDefault="00000000" w:rsidRPr="00000000" w14:paraId="000000F6">
      <w:pPr>
        <w:pageBreakBefore w:val="0"/>
        <w:numPr>
          <w:ilvl w:val="1"/>
          <w:numId w:val="38"/>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Добавлять / редактировать шаблоны в базе знаний, задавая возможные формулировки вопросов и правила ответов;</w:t>
      </w:r>
    </w:p>
    <w:p w:rsidR="00000000" w:rsidDel="00000000" w:rsidP="00000000" w:rsidRDefault="00000000" w:rsidRPr="00000000" w14:paraId="000000F7">
      <w:pPr>
        <w:pageBreakBefore w:val="0"/>
        <w:numPr>
          <w:ilvl w:val="1"/>
          <w:numId w:val="38"/>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Распределять шаблоны по категориям;</w:t>
      </w:r>
    </w:p>
    <w:p w:rsidR="00000000" w:rsidDel="00000000" w:rsidP="00000000" w:rsidRDefault="00000000" w:rsidRPr="00000000" w14:paraId="000000F8">
      <w:pPr>
        <w:pageBreakBefore w:val="0"/>
        <w:numPr>
          <w:ilvl w:val="1"/>
          <w:numId w:val="38"/>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Редактировать сложные сценарии, содержащие несколько реплик и предусматривающие ветвление в зависимости от промежуточных ответов;</w:t>
      </w:r>
    </w:p>
    <w:p w:rsidR="00000000" w:rsidDel="00000000" w:rsidP="00000000" w:rsidRDefault="00000000" w:rsidRPr="00000000" w14:paraId="000000F9">
      <w:pPr>
        <w:pageBreakBefore w:val="0"/>
        <w:numPr>
          <w:ilvl w:val="1"/>
          <w:numId w:val="38"/>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Использовать в сценарии ответа вызов API систем Банка;</w:t>
      </w:r>
    </w:p>
    <w:p w:rsidR="00000000" w:rsidDel="00000000" w:rsidP="00000000" w:rsidRDefault="00000000" w:rsidRPr="00000000" w14:paraId="000000FA">
      <w:pPr>
        <w:pageBreakBefore w:val="0"/>
        <w:numPr>
          <w:ilvl w:val="1"/>
          <w:numId w:val="38"/>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Тестировать работу чатбота в специальном интерфейсе перед публикацией шаблонов;</w:t>
      </w:r>
    </w:p>
    <w:p w:rsidR="00000000" w:rsidDel="00000000" w:rsidP="00000000" w:rsidRDefault="00000000" w:rsidRPr="00000000" w14:paraId="000000FB">
      <w:pPr>
        <w:pageBreakBefore w:val="0"/>
        <w:numPr>
          <w:ilvl w:val="1"/>
          <w:numId w:val="38"/>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Просматривать и выгружать аналитику по вопросам.</w:t>
      </w:r>
    </w:p>
    <w:p w:rsidR="00000000" w:rsidDel="00000000" w:rsidP="00000000" w:rsidRDefault="00000000" w:rsidRPr="00000000" w14:paraId="000000FC">
      <w:pPr>
        <w:pageBreakBefore w:val="0"/>
        <w:numPr>
          <w:ilvl w:val="0"/>
          <w:numId w:val="38"/>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Контент-менеджер может редактировать шаблоны приветственных сообщений;</w:t>
      </w:r>
    </w:p>
    <w:p w:rsidR="00000000" w:rsidDel="00000000" w:rsidP="00000000" w:rsidRDefault="00000000" w:rsidRPr="00000000" w14:paraId="000000FD">
      <w:pPr>
        <w:pageBreakBefore w:val="0"/>
        <w:numPr>
          <w:ilvl w:val="1"/>
          <w:numId w:val="38"/>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Приветственное сообщение может содержать информацию о клиенте, запрашиваемую из систем Банка.</w:t>
      </w:r>
    </w:p>
    <w:p w:rsidR="00000000" w:rsidDel="00000000" w:rsidP="00000000" w:rsidRDefault="00000000" w:rsidRPr="00000000" w14:paraId="000000FE">
      <w:pPr>
        <w:pageBreakBefore w:val="0"/>
        <w:numPr>
          <w:ilvl w:val="0"/>
          <w:numId w:val="38"/>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Контент-менеджер может редактировать текст уведомления клиента о переводе обращения на оператора.</w:t>
      </w:r>
    </w:p>
    <w:p w:rsidR="00000000" w:rsidDel="00000000" w:rsidP="00000000" w:rsidRDefault="00000000" w:rsidRPr="00000000" w14:paraId="000000FF">
      <w:pPr>
        <w:pageBreakBefore w:val="0"/>
        <w:numPr>
          <w:ilvl w:val="0"/>
          <w:numId w:val="38"/>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Должен быть инструмент поиска, редактирования и создания шаблонов ответов на основе интентов.</w:t>
      </w:r>
    </w:p>
    <w:p w:rsidR="00000000" w:rsidDel="00000000" w:rsidP="00000000" w:rsidRDefault="00000000" w:rsidRPr="00000000" w14:paraId="00000100">
      <w:pPr>
        <w:pageBreakBefore w:val="0"/>
        <w:numPr>
          <w:ilvl w:val="0"/>
          <w:numId w:val="38"/>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В редакторе должна быть возможность автоматической проверки не пересекаются ли формулировки вопросов в разных шаблонах.</w:t>
      </w:r>
    </w:p>
    <w:p w:rsidR="00000000" w:rsidDel="00000000" w:rsidP="00000000" w:rsidRDefault="00000000" w:rsidRPr="00000000" w14:paraId="00000101">
      <w:pPr>
        <w:pageBreakBefore w:val="0"/>
        <w:numPr>
          <w:ilvl w:val="0"/>
          <w:numId w:val="38"/>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В текстах ответов могут использоваться подстроки, редактируемые из специального окна, для быстрого изменения их сразу во всех шаблонах (например, номера телефонов контакт-центра) [</w:t>
      </w:r>
      <w:r w:rsidDel="00000000" w:rsidR="00000000" w:rsidRPr="00000000">
        <w:rPr>
          <w:rFonts w:ascii="Times New Roman" w:cs="Times New Roman" w:eastAsia="Times New Roman" w:hAnsi="Times New Roman"/>
          <w:i w:val="1"/>
          <w:iCs w:val="1"/>
          <w:rtl w:val="0"/>
        </w:rPr>
        <w:t xml:space="preserve">требование может быть реализовано на Этапе 2 проекта</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102">
      <w:pPr>
        <w:pageBreakBefore w:val="0"/>
        <w:numPr>
          <w:ilvl w:val="0"/>
          <w:numId w:val="38"/>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Должна быть доступна информация, упрощающая создание новых шаблонов:</w:t>
      </w:r>
    </w:p>
    <w:p w:rsidR="00000000" w:rsidDel="00000000" w:rsidP="00000000" w:rsidRDefault="00000000" w:rsidRPr="00000000" w14:paraId="00000103">
      <w:pPr>
        <w:pageBreakBefore w:val="0"/>
        <w:numPr>
          <w:ilvl w:val="1"/>
          <w:numId w:val="38"/>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Список тем запросов (интентов) клиентов, для которых еще не создано шаблона. Список должен быть основан на накопленной в системе истории диалогов, упорядочен по количеству обращений, отнесенных к этим темам. Список должен регулярно обновляться и отражать актуальную картину;</w:t>
      </w:r>
    </w:p>
    <w:p w:rsidR="00000000" w:rsidDel="00000000" w:rsidP="00000000" w:rsidRDefault="00000000" w:rsidRPr="00000000" w14:paraId="00000104">
      <w:pPr>
        <w:pageBreakBefore w:val="0"/>
        <w:numPr>
          <w:ilvl w:val="1"/>
          <w:numId w:val="38"/>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При создании и редактировании шаблона редактор должен предлагать формулировки, которые по смыслу близки к уже добавленным формулировкам [</w:t>
      </w:r>
      <w:r w:rsidDel="00000000" w:rsidR="00000000" w:rsidRPr="00000000">
        <w:rPr>
          <w:rFonts w:ascii="Times New Roman" w:cs="Times New Roman" w:eastAsia="Times New Roman" w:hAnsi="Times New Roman"/>
          <w:i w:val="1"/>
          <w:iCs w:val="1"/>
          <w:rtl w:val="0"/>
        </w:rPr>
        <w:t xml:space="preserve">требование может быть реализовано на Этапе 2 проекта</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105">
      <w:pPr>
        <w:pageBreakBefore w:val="0"/>
        <w:numPr>
          <w:ilvl w:val="1"/>
          <w:numId w:val="38"/>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Редактор должен предлагать текст ответа для шаблона на основе ответов, которые давали операторы [</w:t>
      </w:r>
      <w:r w:rsidDel="00000000" w:rsidR="00000000" w:rsidRPr="00000000">
        <w:rPr>
          <w:rFonts w:ascii="Times New Roman" w:cs="Times New Roman" w:eastAsia="Times New Roman" w:hAnsi="Times New Roman"/>
          <w:i w:val="1"/>
          <w:iCs w:val="1"/>
          <w:rtl w:val="0"/>
        </w:rPr>
        <w:t xml:space="preserve">требование может быть реализовано на Этапе 2 проекта</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106">
      <w:pPr>
        <w:pStyle w:val="Heading3"/>
        <w:pageBreakBefore w:val="0"/>
        <w:rPr>
          <w:rFonts w:ascii="Times New Roman" w:cs="Times New Roman" w:eastAsia="Times New Roman" w:hAnsi="Times New Roman"/>
          <w:i w:val="1"/>
          <w:iCs w:val="1"/>
          <w:color w:val="999999"/>
        </w:rPr>
      </w:pPr>
      <w:bookmarkStart w:colFirst="0" w:colLast="0" w:name="_3whwml4" w:id="24"/>
      <w:bookmarkEnd w:id="24"/>
      <w:r w:rsidDel="00000000" w:rsidR="00000000" w:rsidRPr="00000000">
        <w:rPr>
          <w:rFonts w:ascii="Times New Roman" w:cs="Times New Roman" w:eastAsia="Times New Roman" w:hAnsi="Times New Roman"/>
          <w:rtl w:val="0"/>
        </w:rPr>
        <w:t xml:space="preserve">Требования к отчетности и аналитике</w:t>
      </w:r>
      <w:r w:rsidDel="00000000" w:rsidR="00000000" w:rsidRPr="00000000">
        <w:rPr>
          <w:rtl w:val="0"/>
        </w:rPr>
      </w:r>
    </w:p>
    <w:p w:rsidR="00000000" w:rsidDel="00000000" w:rsidP="00000000" w:rsidRDefault="00000000" w:rsidRPr="00000000" w14:paraId="00000107">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В ходе Пилотной эксплуатации на стороне чат-платформы Genesys будет собираться статистика использования чатбота и предоставляться исполнителю еженедельно.</w:t>
      </w:r>
    </w:p>
    <w:p w:rsidR="00000000" w:rsidDel="00000000" w:rsidP="00000000" w:rsidRDefault="00000000" w:rsidRPr="00000000" w14:paraId="00000108">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Основные показатели, которые будут измеряться:</w:t>
      </w:r>
    </w:p>
    <w:p w:rsidR="00000000" w:rsidDel="00000000" w:rsidP="00000000" w:rsidRDefault="00000000" w:rsidRPr="00000000" w14:paraId="00000109">
      <w:pPr>
        <w:pageBreakBefore w:val="0"/>
        <w:rPr>
          <w:rFonts w:ascii="Times New Roman" w:cs="Times New Roman" w:eastAsia="Times New Roman" w:hAnsi="Times New Roman"/>
          <w:color w:val="ff0000"/>
        </w:rPr>
      </w:pPr>
      <w:r w:rsidDel="00000000" w:rsidR="00000000" w:rsidRPr="00000000">
        <w:rPr>
          <w:rtl w:val="0"/>
        </w:rPr>
      </w:r>
    </w:p>
    <w:p w:rsidR="00000000" w:rsidDel="00000000" w:rsidP="00000000" w:rsidRDefault="00000000" w:rsidRPr="00000000" w14:paraId="0000010A">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Общее количество обращений за период, обработанных с участием чат-бота;</w:t>
      </w:r>
    </w:p>
    <w:p w:rsidR="00000000" w:rsidDel="00000000" w:rsidP="00000000" w:rsidRDefault="00000000" w:rsidRPr="00000000" w14:paraId="0000010B">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Общее количество обращений за период, обработанных с участием чат-бота, оператора и суфлера;</w:t>
      </w:r>
    </w:p>
    <w:p w:rsidR="00000000" w:rsidDel="00000000" w:rsidP="00000000" w:rsidRDefault="00000000" w:rsidRPr="00000000" w14:paraId="0000010C">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Общее количество обращений за период, обработанных с участием оператора и суфлера;</w:t>
      </w:r>
    </w:p>
    <w:p w:rsidR="00000000" w:rsidDel="00000000" w:rsidP="00000000" w:rsidRDefault="00000000" w:rsidRPr="00000000" w14:paraId="0000010D">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Доля ответов, в которых оператором была выбрана подсказка суфлера с максимальным коэффициентом близости и без внесения изменений;</w:t>
      </w:r>
    </w:p>
    <w:p w:rsidR="00000000" w:rsidDel="00000000" w:rsidP="00000000" w:rsidRDefault="00000000" w:rsidRPr="00000000" w14:paraId="0000010E">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Доля ответов, в которых оператором была выбрана подсказка суфлера вторая и далее по коэффициенту близости или выбранная подсказка перед отправкой была отредактирована;</w:t>
      </w:r>
    </w:p>
    <w:p w:rsidR="00000000" w:rsidDel="00000000" w:rsidP="00000000" w:rsidRDefault="00000000" w:rsidRPr="00000000" w14:paraId="0000010F">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Доля ответов, в которых оператором была выбрана подсказка суфлера;</w:t>
      </w:r>
    </w:p>
    <w:p w:rsidR="00000000" w:rsidDel="00000000" w:rsidP="00000000" w:rsidRDefault="00000000" w:rsidRPr="00000000" w14:paraId="00000110">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Доля ответов, в которых оператором не было выбрано ни одной из подсказок суфлера;</w:t>
      </w:r>
    </w:p>
    <w:p w:rsidR="00000000" w:rsidDel="00000000" w:rsidP="00000000" w:rsidRDefault="00000000" w:rsidRPr="00000000" w14:paraId="00000111">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Доля обращений, обработанных чат-ботом без переключения на оператора;</w:t>
      </w:r>
    </w:p>
    <w:p w:rsidR="00000000" w:rsidDel="00000000" w:rsidP="00000000" w:rsidRDefault="00000000" w:rsidRPr="00000000" w14:paraId="00000112">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Доля обращений, обработанных чат-ботом с переключением на оператора;</w:t>
      </w:r>
    </w:p>
    <w:p w:rsidR="00000000" w:rsidDel="00000000" w:rsidP="00000000" w:rsidRDefault="00000000" w:rsidRPr="00000000" w14:paraId="00000113">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Доля обращений, обработанных оператором с помощью суфлера;</w:t>
      </w:r>
    </w:p>
    <w:p w:rsidR="00000000" w:rsidDel="00000000" w:rsidP="00000000" w:rsidRDefault="00000000" w:rsidRPr="00000000" w14:paraId="00000114">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CSI чат-бота без переключения на оператора;</w:t>
      </w:r>
    </w:p>
    <w:p w:rsidR="00000000" w:rsidDel="00000000" w:rsidP="00000000" w:rsidRDefault="00000000" w:rsidRPr="00000000" w14:paraId="00000115">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CSI сессии с участием чат-бота, оператора и суфлера;</w:t>
      </w:r>
    </w:p>
    <w:p w:rsidR="00000000" w:rsidDel="00000000" w:rsidP="00000000" w:rsidRDefault="00000000" w:rsidRPr="00000000" w14:paraId="00000116">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CSI сессии с участием оператора и суфлера;</w:t>
      </w:r>
    </w:p>
    <w:p w:rsidR="00000000" w:rsidDel="00000000" w:rsidP="00000000" w:rsidRDefault="00000000" w:rsidRPr="00000000" w14:paraId="00000117">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Средняя продолжительность обращений, обработанных без переключения на оператора;</w:t>
      </w:r>
    </w:p>
    <w:p w:rsidR="00000000" w:rsidDel="00000000" w:rsidP="00000000" w:rsidRDefault="00000000" w:rsidRPr="00000000" w14:paraId="00000118">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Средняя продолжительность обращений, обработанных с переключением на оператора и с использованием суфлера;</w:t>
      </w:r>
    </w:p>
    <w:p w:rsidR="00000000" w:rsidDel="00000000" w:rsidP="00000000" w:rsidRDefault="00000000" w:rsidRPr="00000000" w14:paraId="00000119">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Средняя продолжительность обращений, обработанных без переключения на оператора;</w:t>
      </w:r>
    </w:p>
    <w:p w:rsidR="00000000" w:rsidDel="00000000" w:rsidP="00000000" w:rsidRDefault="00000000" w:rsidRPr="00000000" w14:paraId="0000011A">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Средняя продолжительность обращений, обработанных оператором с помощью суфлера;</w:t>
      </w:r>
    </w:p>
    <w:p w:rsidR="00000000" w:rsidDel="00000000" w:rsidP="00000000" w:rsidRDefault="00000000" w:rsidRPr="00000000" w14:paraId="0000011B">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Средний CSI операторов.</w:t>
      </w:r>
    </w:p>
    <w:p w:rsidR="00000000" w:rsidDel="00000000" w:rsidP="00000000" w:rsidRDefault="00000000" w:rsidRPr="00000000" w14:paraId="0000011C">
      <w:pPr>
        <w:pageBreakBefore w:val="0"/>
        <w:rPr>
          <w:rFonts w:ascii="Times New Roman" w:cs="Times New Roman" w:eastAsia="Times New Roman" w:hAnsi="Times New Roman"/>
          <w:color w:val="ff0000"/>
        </w:rPr>
      </w:pPr>
      <w:r w:rsidDel="00000000" w:rsidR="00000000" w:rsidRPr="00000000">
        <w:rPr>
          <w:rtl w:val="0"/>
        </w:rPr>
      </w:r>
    </w:p>
    <w:p w:rsidR="00000000" w:rsidDel="00000000" w:rsidP="00000000" w:rsidRDefault="00000000" w:rsidRPr="00000000" w14:paraId="0000011D">
      <w:pPr>
        <w:pageBreakBefore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E">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В системе должна быть возможность сбора и выгрузки накопленных данных</w:t>
      </w:r>
      <w:ins w:author="Мордовина Ирина Владимировна" w:id="0" w:date="2020-10-01T15:40:00Z">
        <w:r w:rsidDel="00000000" w:rsidR="00000000" w:rsidRPr="00000000">
          <w:rPr>
            <w:rFonts w:ascii="Times New Roman" w:cs="Times New Roman" w:eastAsia="Times New Roman" w:hAnsi="Times New Roman"/>
            <w:rtl w:val="0"/>
          </w:rPr>
          <w:t xml:space="preserve">, достаточных для построения следующей аналитики</w:t>
        </w:r>
      </w:ins>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11F">
      <w:pPr>
        <w:pageBreakBefore w:val="0"/>
        <w:numPr>
          <w:ilvl w:val="0"/>
          <w:numId w:val="27"/>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Просмотр количества обработанных обращений за период (автоматически/оператором);</w:t>
      </w:r>
    </w:p>
    <w:p w:rsidR="00000000" w:rsidDel="00000000" w:rsidP="00000000" w:rsidRDefault="00000000" w:rsidRPr="00000000" w14:paraId="00000120">
      <w:pPr>
        <w:pageBreakBefore w:val="0"/>
        <w:numPr>
          <w:ilvl w:val="0"/>
          <w:numId w:val="27"/>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Просмотр количества использованных оператором подсказок за период в режиме суфлера</w:t>
      </w:r>
    </w:p>
    <w:p w:rsidR="00000000" w:rsidDel="00000000" w:rsidP="00000000" w:rsidRDefault="00000000" w:rsidRPr="00000000" w14:paraId="00000121">
      <w:pPr>
        <w:pageBreakBefore w:val="0"/>
        <w:numPr>
          <w:ilvl w:val="0"/>
          <w:numId w:val="27"/>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Просмотр предложенных тематик для решения вопроса клиента на каждом шаге ведения диалога;</w:t>
      </w:r>
    </w:p>
    <w:p w:rsidR="00000000" w:rsidDel="00000000" w:rsidP="00000000" w:rsidRDefault="00000000" w:rsidRPr="00000000" w14:paraId="00000122">
      <w:pPr>
        <w:pageBreakBefore w:val="0"/>
        <w:numPr>
          <w:ilvl w:val="0"/>
          <w:numId w:val="27"/>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Просмотр конфликтов тематик близких друг к другу при формировании ответов клиенту;</w:t>
      </w:r>
    </w:p>
    <w:p w:rsidR="00000000" w:rsidDel="00000000" w:rsidP="00000000" w:rsidRDefault="00000000" w:rsidRPr="00000000" w14:paraId="00000123">
      <w:pPr>
        <w:pageBreakBefore w:val="0"/>
        <w:numPr>
          <w:ilvl w:val="0"/>
          <w:numId w:val="27"/>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Просмотр статистики запросов по каждому сценарию и каждой тематике за период;</w:t>
      </w:r>
    </w:p>
    <w:p w:rsidR="00000000" w:rsidDel="00000000" w:rsidP="00000000" w:rsidRDefault="00000000" w:rsidRPr="00000000" w14:paraId="00000124">
      <w:pPr>
        <w:pageBreakBefore w:val="0"/>
        <w:numPr>
          <w:ilvl w:val="0"/>
          <w:numId w:val="27"/>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Время обработки чата чат ботом</w:t>
      </w:r>
    </w:p>
    <w:p w:rsidR="00000000" w:rsidDel="00000000" w:rsidP="00000000" w:rsidRDefault="00000000" w:rsidRPr="00000000" w14:paraId="00000125">
      <w:pPr>
        <w:pageBreakBefore w:val="0"/>
        <w:numPr>
          <w:ilvl w:val="0"/>
          <w:numId w:val="27"/>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Количество интентов для каждого чата</w:t>
      </w:r>
    </w:p>
    <w:p w:rsidR="00000000" w:rsidDel="00000000" w:rsidP="00000000" w:rsidRDefault="00000000" w:rsidRPr="00000000" w14:paraId="00000126">
      <w:pPr>
        <w:pageBreakBefore w:val="0"/>
        <w:numPr>
          <w:ilvl w:val="0"/>
          <w:numId w:val="27"/>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Интент, определенный чат ботом (ключевые слова, на которые среагировал бот)</w:t>
      </w:r>
    </w:p>
    <w:p w:rsidR="00000000" w:rsidDel="00000000" w:rsidP="00000000" w:rsidRDefault="00000000" w:rsidRPr="00000000" w14:paraId="00000127">
      <w:pPr>
        <w:pageBreakBefore w:val="0"/>
        <w:numPr>
          <w:ilvl w:val="0"/>
          <w:numId w:val="27"/>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Шаблон, использованный чат ботом (тематика)</w:t>
      </w:r>
    </w:p>
    <w:p w:rsidR="00000000" w:rsidDel="00000000" w:rsidP="00000000" w:rsidRDefault="00000000" w:rsidRPr="00000000" w14:paraId="00000128">
      <w:pPr>
        <w:pageBreakBefore w:val="0"/>
        <w:numPr>
          <w:ilvl w:val="0"/>
          <w:numId w:val="27"/>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Подсказка, использованная суфлером</w:t>
      </w:r>
    </w:p>
    <w:p w:rsidR="00000000" w:rsidDel="00000000" w:rsidP="00000000" w:rsidRDefault="00000000" w:rsidRPr="00000000" w14:paraId="00000129">
      <w:pPr>
        <w:pageBreakBefore w:val="0"/>
        <w:numPr>
          <w:ilvl w:val="0"/>
          <w:numId w:val="27"/>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Время закрытия чата</w:t>
      </w:r>
    </w:p>
    <w:p w:rsidR="00000000" w:rsidDel="00000000" w:rsidP="00000000" w:rsidRDefault="00000000" w:rsidRPr="00000000" w14:paraId="0000012A">
      <w:pPr>
        <w:pageBreakBefore w:val="0"/>
        <w:numPr>
          <w:ilvl w:val="0"/>
          <w:numId w:val="27"/>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Длительность пауз между сообщениями клиент-бот и клиент сотрудник. С возможностью расчета:</w:t>
      </w:r>
    </w:p>
    <w:p w:rsidR="00000000" w:rsidDel="00000000" w:rsidP="00000000" w:rsidRDefault="00000000" w:rsidRPr="00000000" w14:paraId="0000012B">
      <w:pPr>
        <w:pageBreakBefore w:val="0"/>
        <w:numPr>
          <w:ilvl w:val="0"/>
          <w:numId w:val="27"/>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Среднее время паузы между запросами в чате в целом и для каждого канала в отдельности</w:t>
      </w:r>
    </w:p>
    <w:p w:rsidR="00000000" w:rsidDel="00000000" w:rsidP="00000000" w:rsidRDefault="00000000" w:rsidRPr="00000000" w14:paraId="0000012C">
      <w:pPr>
        <w:pageBreakBefore w:val="0"/>
        <w:numPr>
          <w:ilvl w:val="0"/>
          <w:numId w:val="27"/>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Максимальное время паузы между запросами в чате в целом и для каждого канала в отдельности </w:t>
      </w:r>
    </w:p>
    <w:p w:rsidR="00000000" w:rsidDel="00000000" w:rsidP="00000000" w:rsidRDefault="00000000" w:rsidRPr="00000000" w14:paraId="0000012D">
      <w:pPr>
        <w:pageBreakBefore w:val="0"/>
        <w:numPr>
          <w:ilvl w:val="0"/>
          <w:numId w:val="27"/>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Возможность трансформации данных (данные по сессиям в целом и каждом шаге отдельно) для построения корректной аналитики, при этом оригинальные данные должны сохраняться. Изменения должны выполняться в отдельных витринах/слоях данных;</w:t>
      </w:r>
    </w:p>
    <w:p w:rsidR="00000000" w:rsidDel="00000000" w:rsidP="00000000" w:rsidRDefault="00000000" w:rsidRPr="00000000" w14:paraId="0000012E">
      <w:pPr>
        <w:pageBreakBefore w:val="0"/>
        <w:numPr>
          <w:ilvl w:val="0"/>
          <w:numId w:val="27"/>
        </w:numPr>
        <w:ind w:left="720" w:hanging="360"/>
        <w:rPr>
          <w:del w:author="Мордовина Ирина Владимировна" w:id="1" w:date="2020-10-01T15:41:00Z"/>
          <w:rFonts w:ascii="Times New Roman" w:cs="Times New Roman" w:eastAsia="Times New Roman" w:hAnsi="Times New Roman"/>
        </w:rPr>
      </w:pPr>
      <w:del w:author="Мордовина Ирина Владимировна" w:id="1" w:date="2020-10-01T15:41:00Z">
        <w:r w:rsidDel="00000000" w:rsidR="00000000" w:rsidRPr="00000000">
          <w:rPr>
            <w:rFonts w:ascii="Times New Roman" w:cs="Times New Roman" w:eastAsia="Times New Roman" w:hAnsi="Times New Roman"/>
            <w:rtl w:val="0"/>
          </w:rPr>
          <w:delText xml:space="preserve">Автоматическое формирование и выгрузка отчетности в виде файла в формате *.xls;</w:delText>
        </w:r>
      </w:del>
    </w:p>
    <w:p w:rsidR="00000000" w:rsidDel="00000000" w:rsidP="00000000" w:rsidRDefault="00000000" w:rsidRPr="00000000" w14:paraId="0000012F">
      <w:pPr>
        <w:pageBreakBefore w:val="0"/>
        <w:numPr>
          <w:ilvl w:val="0"/>
          <w:numId w:val="27"/>
        </w:numPr>
        <w:ind w:left="720" w:hanging="360"/>
        <w:rPr>
          <w:del w:author="Мордовина Ирина Владимировна" w:id="1" w:date="2020-10-01T15:41:00Z"/>
          <w:rFonts w:ascii="Times New Roman" w:cs="Times New Roman" w:eastAsia="Times New Roman" w:hAnsi="Times New Roman"/>
        </w:rPr>
      </w:pPr>
      <w:del w:author="Мордовина Ирина Владимировна" w:id="1" w:date="2020-10-01T15:41:00Z">
        <w:r w:rsidDel="00000000" w:rsidR="00000000" w:rsidRPr="00000000">
          <w:rPr>
            <w:rFonts w:ascii="Times New Roman" w:cs="Times New Roman" w:eastAsia="Times New Roman" w:hAnsi="Times New Roman"/>
            <w:rtl w:val="0"/>
          </w:rPr>
          <w:delText xml:space="preserve">Возможность выгрузки данных для построение произвольных отчетов и срезов в виде файла в формате *.xls.</w:delText>
        </w:r>
      </w:del>
    </w:p>
    <w:p w:rsidR="00000000" w:rsidDel="00000000" w:rsidP="00000000" w:rsidRDefault="00000000" w:rsidRPr="00000000" w14:paraId="00000130">
      <w:pPr>
        <w:pageBreakBefore w:val="0"/>
        <w:numPr>
          <w:ilvl w:val="0"/>
          <w:numId w:val="27"/>
        </w:numPr>
        <w:ind w:left="720" w:hanging="360"/>
        <w:rPr>
          <w:del w:author="Мордовина Ирина Владимировна" w:id="1" w:date="2020-10-01T15:41:00Z"/>
          <w:rFonts w:ascii="Times New Roman" w:cs="Times New Roman" w:eastAsia="Times New Roman" w:hAnsi="Times New Roman"/>
        </w:rPr>
      </w:pPr>
      <w:del w:author="Мордовина Ирина Владимировна" w:id="1" w:date="2020-10-01T15:41:00Z">
        <w:r w:rsidDel="00000000" w:rsidR="00000000" w:rsidRPr="00000000">
          <w:rPr>
            <w:rFonts w:ascii="Times New Roman" w:cs="Times New Roman" w:eastAsia="Times New Roman" w:hAnsi="Times New Roman"/>
            <w:rtl w:val="0"/>
          </w:rPr>
          <w:delText xml:space="preserve">Интерфейсы для подключения корпоративных BI систем (Tableau).</w:delText>
        </w:r>
      </w:del>
    </w:p>
    <w:p w:rsidR="00000000" w:rsidDel="00000000" w:rsidP="00000000" w:rsidRDefault="00000000" w:rsidRPr="00000000" w14:paraId="00000131">
      <w:pPr>
        <w:pageBreakBefore w:val="0"/>
        <w:numPr>
          <w:ilvl w:val="0"/>
          <w:numId w:val="27"/>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Должна быть статистика использования шаблонов за определенный период по частоте и качеству обработки запросов. Должна быть возможность отбирать: </w:t>
      </w:r>
    </w:p>
    <w:p w:rsidR="00000000" w:rsidDel="00000000" w:rsidP="00000000" w:rsidRDefault="00000000" w:rsidRPr="00000000" w14:paraId="00000132">
      <w:pPr>
        <w:pageBreakBefore w:val="0"/>
        <w:numPr>
          <w:ilvl w:val="1"/>
          <w:numId w:val="27"/>
        </w:numPr>
        <w:ind w:left="1152" w:hanging="432"/>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Мало используемые шаблоны;</w:t>
      </w:r>
    </w:p>
    <w:p w:rsidR="00000000" w:rsidDel="00000000" w:rsidP="00000000" w:rsidRDefault="00000000" w:rsidRPr="00000000" w14:paraId="00000133">
      <w:pPr>
        <w:pageBreakBefore w:val="0"/>
        <w:numPr>
          <w:ilvl w:val="1"/>
          <w:numId w:val="27"/>
        </w:numPr>
        <w:ind w:left="1152" w:hanging="432"/>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Шаблоны, использование которых приводит к низкому качеству обработки запроса (качество определяется на основе CSI и/или иных метрик).</w:t>
      </w:r>
    </w:p>
    <w:p w:rsidR="00000000" w:rsidDel="00000000" w:rsidP="00000000" w:rsidRDefault="00000000" w:rsidRPr="00000000" w14:paraId="00000134">
      <w:pPr>
        <w:pageBreakBefore w:val="0"/>
        <w:numPr>
          <w:ilvl w:val="0"/>
          <w:numId w:val="27"/>
        </w:numPr>
        <w:ind w:left="720" w:hanging="360"/>
        <w:rPr>
          <w:ins w:author="Мордовина Ирина Владимировна" w:id="2" w:date="2020-10-01T15:35:00Z"/>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Должна быть возможность автоматически отслеживать значимые изменения в частоте запросов, интентов, качестве обработки.</w:t>
      </w:r>
      <w:ins w:author="Мордовина Ирина Владимировна" w:id="2" w:date="2020-10-01T15:35:00Z">
        <w:r w:rsidDel="00000000" w:rsidR="00000000" w:rsidRPr="00000000">
          <w:rPr>
            <w:rtl w:val="0"/>
          </w:rPr>
        </w:r>
      </w:ins>
    </w:p>
    <w:p w:rsidR="00000000" w:rsidDel="00000000" w:rsidP="00000000" w:rsidRDefault="00000000" w:rsidRPr="00000000" w14:paraId="00000135">
      <w:pPr>
        <w:pageBreakBefore w:val="0"/>
        <w:jc w:val="both"/>
        <w:rPr>
          <w:rPrChange w:author="Мордовина Ирина Владимировна" w:id="3" w:date="2020-10-01T15:35:00Z">
            <w:rPr>
              <w:rFonts w:ascii="Times New Roman" w:cs="Times New Roman" w:eastAsia="Times New Roman" w:hAnsi="Times New Roman"/>
            </w:rPr>
          </w:rPrChange>
        </w:rPr>
        <w:pPrChange w:author="Мордовина Ирина Владимировна" w:id="0" w:date="2020-10-01T15:35:00Z">
          <w:pPr>
            <w:pageBreakBefore w:val="0"/>
            <w:numPr>
              <w:ilvl w:val="0"/>
              <w:numId w:val="27"/>
            </w:numPr>
            <w:ind w:left="720" w:hanging="360"/>
          </w:pPr>
        </w:pPrChange>
      </w:pPr>
      <w:ins w:author="Мордовина Ирина Владимировна" w:id="2" w:date="2020-10-01T15:35:00Z">
        <w:r w:rsidDel="00000000" w:rsidR="00000000" w:rsidRPr="00000000">
          <w:rPr>
            <w:rFonts w:ascii="Times New Roman" w:cs="Times New Roman" w:eastAsia="Times New Roman" w:hAnsi="Times New Roman"/>
            <w:rtl w:val="0"/>
          </w:rPr>
          <w:t xml:space="preserve">Выгрузка накопленных данных должна осуществляться как в файлы формата *.xls, так и во внешние системы. Методы взаимодействия с внешними системами будут уточняться в соответствие с составом данных.</w:t>
        </w:r>
      </w:ins>
      <w:r w:rsidDel="00000000" w:rsidR="00000000" w:rsidRPr="00000000">
        <w:rPr>
          <w:rtl w:val="0"/>
        </w:rPr>
      </w:r>
    </w:p>
    <w:p w:rsidR="00000000" w:rsidDel="00000000" w:rsidP="00000000" w:rsidRDefault="00000000" w:rsidRPr="00000000" w14:paraId="00000136">
      <w:pPr>
        <w:pStyle w:val="Heading3"/>
        <w:pageBreakBefore w:val="0"/>
        <w:rPr>
          <w:rFonts w:ascii="Times New Roman" w:cs="Times New Roman" w:eastAsia="Times New Roman" w:hAnsi="Times New Roman"/>
        </w:rPr>
      </w:pPr>
      <w:bookmarkStart w:colFirst="0" w:colLast="0" w:name="_2bn6wsx" w:id="25"/>
      <w:bookmarkEnd w:id="25"/>
      <w:r w:rsidDel="00000000" w:rsidR="00000000" w:rsidRPr="00000000">
        <w:rPr>
          <w:rFonts w:ascii="Times New Roman" w:cs="Times New Roman" w:eastAsia="Times New Roman" w:hAnsi="Times New Roman"/>
          <w:rtl w:val="0"/>
        </w:rPr>
        <w:t xml:space="preserve">Требования к ролевой модели</w:t>
      </w:r>
    </w:p>
    <w:p w:rsidR="00000000" w:rsidDel="00000000" w:rsidP="00000000" w:rsidRDefault="00000000" w:rsidRPr="00000000" w14:paraId="00000137">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Система должна поддерживать следующий минимальный состав ролей:</w:t>
      </w:r>
    </w:p>
    <w:p w:rsidR="00000000" w:rsidDel="00000000" w:rsidP="00000000" w:rsidRDefault="00000000" w:rsidRPr="00000000" w14:paraId="00000138">
      <w:pPr>
        <w:pageBreakBefore w:val="0"/>
        <w:numPr>
          <w:ilvl w:val="0"/>
          <w:numId w:val="21"/>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Бизнес администратор. Управляет базой знаний, настраивает шаблоны ответов и уведомлений. Выполняет анализ истории диалогов, поиск новых интентов, оптимизацию сценариев. Возможно разделение данной роли на подроли Контент-менеджера и Аналитика.</w:t>
      </w:r>
    </w:p>
    <w:p w:rsidR="00000000" w:rsidDel="00000000" w:rsidP="00000000" w:rsidRDefault="00000000" w:rsidRPr="00000000" w14:paraId="00000139">
      <w:pPr>
        <w:pageBreakBefore w:val="0"/>
        <w:numPr>
          <w:ilvl w:val="0"/>
          <w:numId w:val="21"/>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Технический администратор. Выполняет техническое администрирование системы, просмотр логов.</w:t>
      </w:r>
    </w:p>
    <w:p w:rsidR="00000000" w:rsidDel="00000000" w:rsidP="00000000" w:rsidRDefault="00000000" w:rsidRPr="00000000" w14:paraId="0000013A">
      <w:pPr>
        <w:pageBreakBefore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3B">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Следующие роли могут быть в Системе по усмотрению Исполнителя:</w:t>
      </w:r>
    </w:p>
    <w:p w:rsidR="00000000" w:rsidDel="00000000" w:rsidP="00000000" w:rsidRDefault="00000000" w:rsidRPr="00000000" w14:paraId="0000013C">
      <w:pPr>
        <w:pageBreakBefore w:val="0"/>
        <w:numPr>
          <w:ilvl w:val="0"/>
          <w:numId w:val="2"/>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Клиент. Взаимодействует с чат-бот платформой, не с Системой напрямую.</w:t>
      </w:r>
    </w:p>
    <w:p w:rsidR="00000000" w:rsidDel="00000000" w:rsidP="00000000" w:rsidRDefault="00000000" w:rsidRPr="00000000" w14:paraId="0000013D">
      <w:pPr>
        <w:pageBreakBefore w:val="0"/>
        <w:numPr>
          <w:ilvl w:val="0"/>
          <w:numId w:val="2"/>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Оператор. Взаимодействует с чат-бот платформой, не с Системой напрямую.</w:t>
      </w:r>
    </w:p>
    <w:p w:rsidR="00000000" w:rsidDel="00000000" w:rsidP="00000000" w:rsidRDefault="00000000" w:rsidRPr="00000000" w14:paraId="0000013E">
      <w:pPr>
        <w:pageBreakBefore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3F">
      <w:pPr>
        <w:pStyle w:val="Heading1"/>
        <w:pageBreakBefore w:val="0"/>
        <w:rPr>
          <w:rFonts w:ascii="Times New Roman" w:cs="Times New Roman" w:eastAsia="Times New Roman" w:hAnsi="Times New Roman"/>
        </w:rPr>
      </w:pPr>
      <w:bookmarkStart w:colFirst="0" w:colLast="0" w:name="_qsh70q" w:id="26"/>
      <w:bookmarkEnd w:id="26"/>
      <w:r w:rsidDel="00000000" w:rsidR="00000000" w:rsidRPr="00000000">
        <w:rPr>
          <w:rFonts w:ascii="Times New Roman" w:cs="Times New Roman" w:eastAsia="Times New Roman" w:hAnsi="Times New Roman"/>
          <w:rtl w:val="0"/>
        </w:rPr>
        <w:t xml:space="preserve">Технологические требования</w:t>
      </w:r>
    </w:p>
    <w:p w:rsidR="00000000" w:rsidDel="00000000" w:rsidP="00000000" w:rsidRDefault="00000000" w:rsidRPr="00000000" w14:paraId="00000140">
      <w:pPr>
        <w:pStyle w:val="Heading2"/>
        <w:pageBreakBefore w:val="0"/>
        <w:rPr>
          <w:rFonts w:ascii="Times New Roman" w:cs="Times New Roman" w:eastAsia="Times New Roman" w:hAnsi="Times New Roman"/>
        </w:rPr>
      </w:pPr>
      <w:bookmarkStart w:colFirst="0" w:colLast="0" w:name="_3as4poj" w:id="27"/>
      <w:bookmarkEnd w:id="27"/>
      <w:r w:rsidDel="00000000" w:rsidR="00000000" w:rsidRPr="00000000">
        <w:rPr>
          <w:rFonts w:ascii="Times New Roman" w:cs="Times New Roman" w:eastAsia="Times New Roman" w:hAnsi="Times New Roman"/>
          <w:rtl w:val="0"/>
        </w:rPr>
        <w:t xml:space="preserve">Верхнеуровневая архитектура решения</w:t>
      </w:r>
    </w:p>
    <w:p w:rsidR="00000000" w:rsidDel="00000000" w:rsidP="00000000" w:rsidRDefault="00000000" w:rsidRPr="00000000" w14:paraId="00000141">
      <w:pPr>
        <w:pageBreakBefore w:val="0"/>
        <w:rPr>
          <w:rFonts w:ascii="Times New Roman" w:cs="Times New Roman" w:eastAsia="Times New Roman" w:hAnsi="Times New Roman"/>
          <w:i w:val="1"/>
          <w:iCs w:val="1"/>
          <w:color w:val="999999"/>
        </w:rPr>
      </w:pPr>
      <w:r w:rsidDel="00000000" w:rsidR="00000000" w:rsidRPr="00000000">
        <w:rPr>
          <w:rFonts w:ascii="Times New Roman" w:cs="Times New Roman" w:eastAsia="Times New Roman" w:hAnsi="Times New Roman"/>
          <w:i w:val="1"/>
          <w:iCs w:val="1"/>
          <w:color w:val="999999"/>
        </w:rPr>
        <w:drawing>
          <wp:inline distB="114300" distT="114300" distL="114300" distR="114300">
            <wp:extent cx="5943600" cy="4483100"/>
            <wp:effectExtent b="0" l="0" r="0" t="0"/>
            <wp:docPr id="2" name="image1.jpg"/>
            <a:graphic>
              <a:graphicData uri="http://schemas.openxmlformats.org/drawingml/2006/picture">
                <pic:pic>
                  <pic:nvPicPr>
                    <pic:cNvPr id="0" name="image1.jpg"/>
                    <pic:cNvPicPr preferRelativeResize="0"/>
                  </pic:nvPicPr>
                  <pic:blipFill>
                    <a:blip r:embed="rId8"/>
                    <a:srcRect b="0" l="0" r="0" t="0"/>
                    <a:stretch>
                      <a:fillRect/>
                    </a:stretch>
                  </pic:blipFill>
                  <pic:spPr>
                    <a:xfrm>
                      <a:off x="0" y="0"/>
                      <a:ext cx="5943600" cy="4483100"/>
                    </a:xfrm>
                    <a:prstGeom prst="rect"/>
                    <a:ln/>
                  </pic:spPr>
                </pic:pic>
              </a:graphicData>
            </a:graphic>
          </wp:inline>
        </w:drawing>
      </w:r>
      <w:r w:rsidDel="00000000" w:rsidR="00000000" w:rsidRPr="00000000">
        <w:rPr>
          <w:rtl w:val="0"/>
        </w:rPr>
      </w:r>
    </w:p>
    <w:p w:rsidR="00000000" w:rsidDel="00000000" w:rsidP="00000000" w:rsidRDefault="00000000" w:rsidRPr="00000000" w14:paraId="00000142">
      <w:pPr>
        <w:pageBreakBefore w:val="0"/>
        <w:rPr>
          <w:rFonts w:ascii="Times New Roman" w:cs="Times New Roman" w:eastAsia="Times New Roman" w:hAnsi="Times New Roman"/>
          <w:i w:val="1"/>
          <w:iCs w:val="1"/>
          <w:color w:val="999999"/>
        </w:rPr>
      </w:pPr>
      <w:r w:rsidDel="00000000" w:rsidR="00000000" w:rsidRPr="00000000">
        <w:rPr>
          <w:rtl w:val="0"/>
        </w:rPr>
      </w:r>
    </w:p>
    <w:p w:rsidR="00000000" w:rsidDel="00000000" w:rsidP="00000000" w:rsidRDefault="00000000" w:rsidRPr="00000000" w14:paraId="00000143">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Описание потоков:  </w:t>
      </w:r>
    </w:p>
    <w:p w:rsidR="00000000" w:rsidDel="00000000" w:rsidP="00000000" w:rsidRDefault="00000000" w:rsidRPr="00000000" w14:paraId="00000144">
      <w:pPr>
        <w:pageBreakBefore w:val="0"/>
        <w:numPr>
          <w:ilvl w:val="0"/>
          <w:numId w:val="5"/>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вопрос от клиента/ответ;</w:t>
      </w:r>
    </w:p>
    <w:p w:rsidR="00000000" w:rsidDel="00000000" w:rsidP="00000000" w:rsidRDefault="00000000" w:rsidRPr="00000000" w14:paraId="00000145">
      <w:pPr>
        <w:pageBreakBefore w:val="0"/>
        <w:numPr>
          <w:ilvl w:val="0"/>
          <w:numId w:val="5"/>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вопрос клиента/ ответ в режиме чат-бота; </w:t>
      </w:r>
    </w:p>
    <w:p w:rsidR="00000000" w:rsidDel="00000000" w:rsidP="00000000" w:rsidRDefault="00000000" w:rsidRPr="00000000" w14:paraId="00000146">
      <w:pPr>
        <w:pageBreakBefore w:val="0"/>
        <w:numPr>
          <w:ilvl w:val="0"/>
          <w:numId w:val="5"/>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передача чата оператору с историей диалога; </w:t>
      </w:r>
    </w:p>
    <w:p w:rsidR="00000000" w:rsidDel="00000000" w:rsidP="00000000" w:rsidRDefault="00000000" w:rsidRPr="00000000" w14:paraId="00000147">
      <w:pPr>
        <w:pageBreakBefore w:val="0"/>
        <w:numPr>
          <w:ilvl w:val="0"/>
          <w:numId w:val="5"/>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вопрос от клиента в режиме суфлера;</w:t>
      </w:r>
    </w:p>
    <w:p w:rsidR="00000000" w:rsidDel="00000000" w:rsidP="00000000" w:rsidRDefault="00000000" w:rsidRPr="00000000" w14:paraId="00000148">
      <w:pPr>
        <w:pageBreakBefore w:val="0"/>
        <w:numPr>
          <w:ilvl w:val="0"/>
          <w:numId w:val="5"/>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вопрос от клиента/ответ оператора;</w:t>
      </w:r>
    </w:p>
    <w:p w:rsidR="00000000" w:rsidDel="00000000" w:rsidP="00000000" w:rsidRDefault="00000000" w:rsidRPr="00000000" w14:paraId="00000149">
      <w:pPr>
        <w:pageBreakBefore w:val="0"/>
        <w:numPr>
          <w:ilvl w:val="0"/>
          <w:numId w:val="5"/>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подсказка ответа оператору в режиме суфлера/ответ оператора;</w:t>
      </w:r>
    </w:p>
    <w:p w:rsidR="00000000" w:rsidDel="00000000" w:rsidP="00000000" w:rsidRDefault="00000000" w:rsidRPr="00000000" w14:paraId="0000014A">
      <w:pPr>
        <w:pageBreakBefore w:val="0"/>
        <w:numPr>
          <w:ilvl w:val="0"/>
          <w:numId w:val="5"/>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информация о доставке карты;</w:t>
      </w:r>
    </w:p>
    <w:p w:rsidR="00000000" w:rsidDel="00000000" w:rsidP="00000000" w:rsidRDefault="00000000" w:rsidRPr="00000000" w14:paraId="0000014B">
      <w:pPr>
        <w:pageBreakBefore w:val="0"/>
        <w:numPr>
          <w:ilvl w:val="0"/>
          <w:numId w:val="5"/>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запрос информации о предодобренных кредитах; </w:t>
      </w:r>
    </w:p>
    <w:p w:rsidR="00000000" w:rsidDel="00000000" w:rsidP="00000000" w:rsidRDefault="00000000" w:rsidRPr="00000000" w14:paraId="0000014C">
      <w:pPr>
        <w:pageBreakBefore w:val="0"/>
        <w:numPr>
          <w:ilvl w:val="0"/>
          <w:numId w:val="5"/>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запрос информации о продуктах клиента;</w:t>
      </w:r>
    </w:p>
    <w:p w:rsidR="00000000" w:rsidDel="00000000" w:rsidP="00000000" w:rsidRDefault="00000000" w:rsidRPr="00000000" w14:paraId="0000014D">
      <w:pPr>
        <w:pageBreakBefore w:val="0"/>
        <w:numPr>
          <w:ilvl w:val="0"/>
          <w:numId w:val="5"/>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запрос чатбота данных о клиенте;</w:t>
      </w:r>
    </w:p>
    <w:p w:rsidR="00000000" w:rsidDel="00000000" w:rsidP="00000000" w:rsidRDefault="00000000" w:rsidRPr="00000000" w14:paraId="0000014E">
      <w:pPr>
        <w:pageBreakBefore w:val="0"/>
        <w:numPr>
          <w:ilvl w:val="0"/>
          <w:numId w:val="5"/>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интерфейс управления чатботом.</w:t>
      </w:r>
    </w:p>
    <w:p w:rsidR="00000000" w:rsidDel="00000000" w:rsidP="00000000" w:rsidRDefault="00000000" w:rsidRPr="00000000" w14:paraId="0000014F">
      <w:pPr>
        <w:pageBreakBefore w:val="0"/>
        <w:spacing w:line="288"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0">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*Genesys Chat-BotConnector - универсальный API для чат-бота с функциями балансировки сессий между решениями. Поддерживает диалог чат-бота с клиентом. Режим суфлирования реализуется интеграцией чат-бота с АРМ оператора напрямую.</w:t>
      </w:r>
    </w:p>
    <w:p w:rsidR="00000000" w:rsidDel="00000000" w:rsidP="00000000" w:rsidRDefault="00000000" w:rsidRPr="00000000" w14:paraId="00000151">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В рамках реализации проекта архитектура интеграции с API Genesys может быть уточнена и изменена на более оптимальную.</w:t>
      </w:r>
    </w:p>
    <w:p w:rsidR="00000000" w:rsidDel="00000000" w:rsidP="00000000" w:rsidRDefault="00000000" w:rsidRPr="00000000" w14:paraId="00000152">
      <w:pPr>
        <w:pStyle w:val="Heading2"/>
        <w:pageBreakBefore w:val="0"/>
        <w:rPr>
          <w:rFonts w:ascii="Times New Roman" w:cs="Times New Roman" w:eastAsia="Times New Roman" w:hAnsi="Times New Roman"/>
        </w:rPr>
      </w:pPr>
      <w:bookmarkStart w:colFirst="0" w:colLast="0" w:name="_1pxezwc" w:id="28"/>
      <w:bookmarkEnd w:id="28"/>
      <w:r w:rsidDel="00000000" w:rsidR="00000000" w:rsidRPr="00000000">
        <w:rPr>
          <w:rFonts w:ascii="Times New Roman" w:cs="Times New Roman" w:eastAsia="Times New Roman" w:hAnsi="Times New Roman"/>
          <w:rtl w:val="0"/>
        </w:rPr>
        <w:t xml:space="preserve">Описание принципов взаимодействия чат бота и чат-платформы</w:t>
      </w:r>
    </w:p>
    <w:p w:rsidR="00000000" w:rsidDel="00000000" w:rsidP="00000000" w:rsidRDefault="00000000" w:rsidRPr="00000000" w14:paraId="00000153">
      <w:pPr>
        <w:pageBreakBefore w:val="0"/>
        <w:numPr>
          <w:ilvl w:val="0"/>
          <w:numId w:val="10"/>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Распределение диалогов между решениями чат-ботов</w:t>
      </w:r>
    </w:p>
    <w:p w:rsidR="00000000" w:rsidDel="00000000" w:rsidP="00000000" w:rsidRDefault="00000000" w:rsidRPr="00000000" w14:paraId="00000154">
      <w:pPr>
        <w:pageBreakBefore w:val="0"/>
        <w:numPr>
          <w:ilvl w:val="1"/>
          <w:numId w:val="10"/>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Планируется одновременная работа нескольких решений чат-ботов во время пилотной эксплуатации. Распределение диалогов между решениями будет осуществлять балансировщик на стороне Заказчика. </w:t>
      </w:r>
    </w:p>
    <w:p w:rsidR="00000000" w:rsidDel="00000000" w:rsidP="00000000" w:rsidRDefault="00000000" w:rsidRPr="00000000" w14:paraId="00000155">
      <w:pPr>
        <w:pageBreakBefore w:val="0"/>
        <w:numPr>
          <w:ilvl w:val="1"/>
          <w:numId w:val="10"/>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Распределяться между решениями будет одна сессия (до завершения диалога клиентом или чат-ботом или оператором, в том числе по тайм-ауту). Внутри сессии переключение между решениями чат-ботов не производится.</w:t>
      </w:r>
    </w:p>
    <w:p w:rsidR="00000000" w:rsidDel="00000000" w:rsidP="00000000" w:rsidRDefault="00000000" w:rsidRPr="00000000" w14:paraId="00000156">
      <w:pPr>
        <w:pageBreakBefore w:val="0"/>
        <w:numPr>
          <w:ilvl w:val="1"/>
          <w:numId w:val="10"/>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При переключении диалога на режим суфлирования сессия не прекращается, переключение на другое решение чат-бота не выполняется.</w:t>
      </w:r>
    </w:p>
    <w:p w:rsidR="00000000" w:rsidDel="00000000" w:rsidP="00000000" w:rsidRDefault="00000000" w:rsidRPr="00000000" w14:paraId="00000157">
      <w:pPr>
        <w:pageBreakBefore w:val="0"/>
        <w:numPr>
          <w:ilvl w:val="0"/>
          <w:numId w:val="10"/>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Должна быть обеспечена поддержка двух режимов: </w:t>
      </w:r>
    </w:p>
    <w:p w:rsidR="00000000" w:rsidDel="00000000" w:rsidP="00000000" w:rsidRDefault="00000000" w:rsidRPr="00000000" w14:paraId="00000158">
      <w:pPr>
        <w:pageBreakBefore w:val="0"/>
        <w:numPr>
          <w:ilvl w:val="1"/>
          <w:numId w:val="10"/>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Режим диалога чат-бота с клиентом. Чат-бот принимает сообщения клиента, отправляет сообщения клиенту.</w:t>
      </w:r>
    </w:p>
    <w:p w:rsidR="00000000" w:rsidDel="00000000" w:rsidP="00000000" w:rsidRDefault="00000000" w:rsidRPr="00000000" w14:paraId="00000159">
      <w:pPr>
        <w:pageBreakBefore w:val="0"/>
        <w:numPr>
          <w:ilvl w:val="1"/>
          <w:numId w:val="10"/>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Режим суфлирования оператору. Чат-бот принимает сообщения клиента и возвращает в ответ варианты подсказок, принимает сообщения оператора, направленные клиенту.</w:t>
      </w:r>
    </w:p>
    <w:p w:rsidR="00000000" w:rsidDel="00000000" w:rsidP="00000000" w:rsidRDefault="00000000" w:rsidRPr="00000000" w14:paraId="0000015A">
      <w:pPr>
        <w:pageBreakBefore w:val="0"/>
        <w:numPr>
          <w:ilvl w:val="0"/>
          <w:numId w:val="10"/>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Основные данные объекта сообщения </w:t>
      </w:r>
    </w:p>
    <w:p w:rsidR="00000000" w:rsidDel="00000000" w:rsidP="00000000" w:rsidRDefault="00000000" w:rsidRPr="00000000" w14:paraId="0000015B">
      <w:pPr>
        <w:pageBreakBefore w:val="0"/>
        <w:numPr>
          <w:ilvl w:val="1"/>
          <w:numId w:val="10"/>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 сообщения </w:t>
      </w:r>
    </w:p>
    <w:p w:rsidR="00000000" w:rsidDel="00000000" w:rsidP="00000000" w:rsidRDefault="00000000" w:rsidRPr="00000000" w14:paraId="0000015C">
      <w:pPr>
        <w:pageBreakBefore w:val="0"/>
        <w:numPr>
          <w:ilvl w:val="1"/>
          <w:numId w:val="10"/>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Текст сообщения (должна быть возможность указания в тексте URL и URI ссылок)</w:t>
      </w:r>
    </w:p>
    <w:p w:rsidR="00000000" w:rsidDel="00000000" w:rsidP="00000000" w:rsidRDefault="00000000" w:rsidRPr="00000000" w14:paraId="0000015D">
      <w:pPr>
        <w:pageBreakBefore w:val="0"/>
        <w:numPr>
          <w:ilvl w:val="1"/>
          <w:numId w:val="10"/>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 вложения (картинка, файл) (может быть несколько или ни одного, если файла нет)</w:t>
      </w:r>
    </w:p>
    <w:p w:rsidR="00000000" w:rsidDel="00000000" w:rsidP="00000000" w:rsidRDefault="00000000" w:rsidRPr="00000000" w14:paraId="0000015E">
      <w:pPr>
        <w:pageBreakBefore w:val="0"/>
        <w:numPr>
          <w:ilvl w:val="1"/>
          <w:numId w:val="10"/>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Массив кнопок для отображения в UI клиента (для сообщений от чатбота)</w:t>
      </w:r>
    </w:p>
    <w:p w:rsidR="00000000" w:rsidDel="00000000" w:rsidP="00000000" w:rsidRDefault="00000000" w:rsidRPr="00000000" w14:paraId="0000015F">
      <w:pPr>
        <w:pageBreakBefore w:val="0"/>
        <w:numPr>
          <w:ilvl w:val="1"/>
          <w:numId w:val="10"/>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Информация о выбранной подсказке и была ли она изменена перед отправкой (для сообщений оператора)</w:t>
      </w:r>
    </w:p>
    <w:p w:rsidR="00000000" w:rsidDel="00000000" w:rsidP="00000000" w:rsidRDefault="00000000" w:rsidRPr="00000000" w14:paraId="00000160">
      <w:pPr>
        <w:pageBreakBefore w:val="0"/>
        <w:numPr>
          <w:ilvl w:val="1"/>
          <w:numId w:val="10"/>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Команды управления сессией (закрытие, перевод на оператора)</w:t>
      </w:r>
    </w:p>
    <w:p w:rsidR="00000000" w:rsidDel="00000000" w:rsidP="00000000" w:rsidRDefault="00000000" w:rsidRPr="00000000" w14:paraId="00000161">
      <w:pPr>
        <w:pageBreakBefore w:val="0"/>
        <w:numPr>
          <w:ilvl w:val="1"/>
          <w:numId w:val="10"/>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Параметры для идентификации и авторизации клиента и сессии (для использования в обращениях к системам банка)</w:t>
      </w:r>
    </w:p>
    <w:p w:rsidR="00000000" w:rsidDel="00000000" w:rsidP="00000000" w:rsidRDefault="00000000" w:rsidRPr="00000000" w14:paraId="00000162">
      <w:pPr>
        <w:pageBreakBefore w:val="0"/>
        <w:numPr>
          <w:ilvl w:val="0"/>
          <w:numId w:val="10"/>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Основные данные объекта подсказки </w:t>
      </w:r>
    </w:p>
    <w:p w:rsidR="00000000" w:rsidDel="00000000" w:rsidP="00000000" w:rsidRDefault="00000000" w:rsidRPr="00000000" w14:paraId="00000163">
      <w:pPr>
        <w:pageBreakBefore w:val="0"/>
        <w:numPr>
          <w:ilvl w:val="1"/>
          <w:numId w:val="10"/>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Текст подсказки</w:t>
      </w:r>
    </w:p>
    <w:p w:rsidR="00000000" w:rsidDel="00000000" w:rsidP="00000000" w:rsidRDefault="00000000" w:rsidRPr="00000000" w14:paraId="00000164">
      <w:pPr>
        <w:pageBreakBefore w:val="0"/>
        <w:numPr>
          <w:ilvl w:val="1"/>
          <w:numId w:val="10"/>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Название подсказки (может быть названием шаблона или текстом вопроса, ответом на который является подсказка) </w:t>
      </w:r>
    </w:p>
    <w:p w:rsidR="00000000" w:rsidDel="00000000" w:rsidP="00000000" w:rsidRDefault="00000000" w:rsidRPr="00000000" w14:paraId="00000165">
      <w:pPr>
        <w:pageBreakBefore w:val="0"/>
        <w:numPr>
          <w:ilvl w:val="1"/>
          <w:numId w:val="10"/>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Источник подсказки (вариант ответов бота/историческая подсказка другого оператора) </w:t>
      </w:r>
    </w:p>
    <w:p w:rsidR="00000000" w:rsidDel="00000000" w:rsidP="00000000" w:rsidRDefault="00000000" w:rsidRPr="00000000" w14:paraId="00000166">
      <w:pPr>
        <w:pageBreakBefore w:val="0"/>
        <w:numPr>
          <w:ilvl w:val="1"/>
          <w:numId w:val="10"/>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Является ли сценарием (если данная подсказка соответствует диалогу по какому-либо сценарию) </w:t>
      </w:r>
    </w:p>
    <w:p w:rsidR="00000000" w:rsidDel="00000000" w:rsidP="00000000" w:rsidRDefault="00000000" w:rsidRPr="00000000" w14:paraId="00000167">
      <w:pPr>
        <w:pageBreakBefore w:val="0"/>
        <w:numPr>
          <w:ilvl w:val="1"/>
          <w:numId w:val="10"/>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Релевантность подсказки</w:t>
      </w:r>
    </w:p>
    <w:p w:rsidR="00000000" w:rsidDel="00000000" w:rsidP="00000000" w:rsidRDefault="00000000" w:rsidRPr="00000000" w14:paraId="00000168">
      <w:pPr>
        <w:pageBreakBefore w:val="0"/>
        <w:numPr>
          <w:ilvl w:val="0"/>
          <w:numId w:val="10"/>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Передача файлов</w:t>
      </w:r>
    </w:p>
    <w:p w:rsidR="00000000" w:rsidDel="00000000" w:rsidP="00000000" w:rsidRDefault="00000000" w:rsidRPr="00000000" w14:paraId="00000169">
      <w:pPr>
        <w:pageBreakBefore w:val="0"/>
        <w:numPr>
          <w:ilvl w:val="1"/>
          <w:numId w:val="10"/>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Передача файлов осуществляется отдельными сообщениями.</w:t>
      </w:r>
    </w:p>
    <w:p w:rsidR="00000000" w:rsidDel="00000000" w:rsidP="00000000" w:rsidRDefault="00000000" w:rsidRPr="00000000" w14:paraId="0000016A">
      <w:pPr>
        <w:pageBreakBefore w:val="0"/>
        <w:numPr>
          <w:ilvl w:val="1"/>
          <w:numId w:val="10"/>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Возможна реализация передачи файла в теле сообщения или передача ссылки на файл.</w:t>
      </w:r>
    </w:p>
    <w:p w:rsidR="00000000" w:rsidDel="00000000" w:rsidP="00000000" w:rsidRDefault="00000000" w:rsidRPr="00000000" w14:paraId="0000016B">
      <w:pPr>
        <w:pageBreakBefore w:val="0"/>
        <w:numPr>
          <w:ilvl w:val="1"/>
          <w:numId w:val="10"/>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На Этапе 1 предполагается, что чат-бот будет только отправлять файлы при общении с клиентом. Исходящие файлы при общении в режиме суфлера, а также входящие файлы, чат-бот получать не будет. В любом варианте признак наличия файла передается в сообщении (непустое значения “id вложения”). Это требование может быть скорректировано по согласованию с Заказчиком.</w:t>
      </w:r>
    </w:p>
    <w:p w:rsidR="00000000" w:rsidDel="00000000" w:rsidP="00000000" w:rsidRDefault="00000000" w:rsidRPr="00000000" w14:paraId="0000016C">
      <w:pPr>
        <w:pageBreakBefore w:val="0"/>
        <w:numPr>
          <w:ilvl w:val="0"/>
          <w:numId w:val="10"/>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Общение в режиме чат-бота двустороннее, все запросы должны содержать id обращения в Cookies для поддержки sticky sessions на балансировщике. </w:t>
      </w:r>
    </w:p>
    <w:p w:rsidR="00000000" w:rsidDel="00000000" w:rsidP="00000000" w:rsidRDefault="00000000" w:rsidRPr="00000000" w14:paraId="0000016D">
      <w:pPr>
        <w:pageBreakBefore w:val="0"/>
        <w:numPr>
          <w:ilvl w:val="0"/>
          <w:numId w:val="10"/>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Каждая сторона должна брать на себя ответственность за то, чтобы обмен данными в рамках одного взаимодействия (чат-сессии) был строго последовательным, т.е. в каждый момент времени выполнялось не более одного вызова API, во избежание гонки потоков или пакетов.</w:t>
      </w:r>
    </w:p>
    <w:p w:rsidR="00000000" w:rsidDel="00000000" w:rsidP="00000000" w:rsidRDefault="00000000" w:rsidRPr="00000000" w14:paraId="0000016E">
      <w:pPr>
        <w:pStyle w:val="Heading2"/>
        <w:pageBreakBefore w:val="0"/>
        <w:rPr>
          <w:rFonts w:ascii="Times New Roman" w:cs="Times New Roman" w:eastAsia="Times New Roman" w:hAnsi="Times New Roman"/>
        </w:rPr>
      </w:pPr>
      <w:bookmarkStart w:colFirst="0" w:colLast="0" w:name="_49x2ik5" w:id="29"/>
      <w:bookmarkEnd w:id="29"/>
      <w:r w:rsidDel="00000000" w:rsidR="00000000" w:rsidRPr="00000000">
        <w:rPr>
          <w:rFonts w:ascii="Times New Roman" w:cs="Times New Roman" w:eastAsia="Times New Roman" w:hAnsi="Times New Roman"/>
          <w:rtl w:val="0"/>
        </w:rPr>
        <w:t xml:space="preserve">Описание принципов взаимодействия чат бота и систем банка</w:t>
      </w:r>
    </w:p>
    <w:p w:rsidR="00000000" w:rsidDel="00000000" w:rsidP="00000000" w:rsidRDefault="00000000" w:rsidRPr="00000000" w14:paraId="0000016F">
      <w:pPr>
        <w:pageBreakBefore w:val="0"/>
        <w:numPr>
          <w:ilvl w:val="0"/>
          <w:numId w:val="22"/>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Взаимодействия чат-бота и систем банка происходит через шину Tibco.</w:t>
      </w:r>
    </w:p>
    <w:p w:rsidR="00000000" w:rsidDel="00000000" w:rsidP="00000000" w:rsidRDefault="00000000" w:rsidRPr="00000000" w14:paraId="00000170">
      <w:pPr>
        <w:pageBreakBefore w:val="0"/>
        <w:numPr>
          <w:ilvl w:val="0"/>
          <w:numId w:val="22"/>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Чат-бот должен подключаться к уже существующим интеграционным приложениям шины, (для решений IVR, операторов КЦ) и к новым приложениям, которые могут разрабатываться для чат-бота.</w:t>
      </w:r>
    </w:p>
    <w:p w:rsidR="00000000" w:rsidDel="00000000" w:rsidP="00000000" w:rsidRDefault="00000000" w:rsidRPr="00000000" w14:paraId="00000171">
      <w:pPr>
        <w:pageBreakBefore w:val="0"/>
        <w:numPr>
          <w:ilvl w:val="0"/>
          <w:numId w:val="22"/>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Должна быть возможность получать информацию обращением к базам данных.</w:t>
      </w:r>
    </w:p>
    <w:p w:rsidR="00000000" w:rsidDel="00000000" w:rsidP="00000000" w:rsidRDefault="00000000" w:rsidRPr="00000000" w14:paraId="00000172">
      <w:pPr>
        <w:pageBreakBefore w:val="0"/>
        <w:numPr>
          <w:ilvl w:val="0"/>
          <w:numId w:val="22"/>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Методы и состав данных будет уточняться для каждой тематики, в соответствие с требуемыми данными.</w:t>
      </w:r>
    </w:p>
    <w:p w:rsidR="00000000" w:rsidDel="00000000" w:rsidP="00000000" w:rsidRDefault="00000000" w:rsidRPr="00000000" w14:paraId="00000173">
      <w:pPr>
        <w:pStyle w:val="Heading2"/>
        <w:pageBreakBefore w:val="0"/>
        <w:rPr>
          <w:rFonts w:ascii="Times New Roman" w:cs="Times New Roman" w:eastAsia="Times New Roman" w:hAnsi="Times New Roman"/>
          <w:color w:val="ff0000"/>
        </w:rPr>
      </w:pPr>
      <w:bookmarkStart w:colFirst="0" w:colLast="0" w:name="_2p2csry" w:id="30"/>
      <w:bookmarkEnd w:id="30"/>
      <w:r w:rsidDel="00000000" w:rsidR="00000000" w:rsidRPr="00000000">
        <w:rPr>
          <w:rFonts w:ascii="Times New Roman" w:cs="Times New Roman" w:eastAsia="Times New Roman" w:hAnsi="Times New Roman"/>
          <w:rtl w:val="0"/>
        </w:rPr>
        <w:t xml:space="preserve">Требования к API</w:t>
      </w:r>
      <w:r w:rsidDel="00000000" w:rsidR="00000000" w:rsidRPr="00000000">
        <w:rPr>
          <w:rtl w:val="0"/>
        </w:rPr>
      </w:r>
    </w:p>
    <w:p w:rsidR="00000000" w:rsidDel="00000000" w:rsidP="00000000" w:rsidRDefault="00000000" w:rsidRPr="00000000" w14:paraId="00000174">
      <w:pPr>
        <w:pageBreakBefore w:val="0"/>
        <w:numPr>
          <w:ilvl w:val="0"/>
          <w:numId w:val="17"/>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Должна быть реализована работа с двусторонним Rest-like API (http, json).</w:t>
      </w:r>
    </w:p>
    <w:p w:rsidR="00000000" w:rsidDel="00000000" w:rsidP="00000000" w:rsidRDefault="00000000" w:rsidRPr="00000000" w14:paraId="00000175">
      <w:pPr>
        <w:pageBreakBefore w:val="0"/>
        <w:numPr>
          <w:ilvl w:val="0"/>
          <w:numId w:val="17"/>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Спецификация API взаимодействия в режиме чат-бота и в режиме суфлера описана в приложенных файлах (Приложение 3). Данная спецификация является проектом и может уточняться в ходе разработки.</w:t>
      </w:r>
    </w:p>
    <w:p w:rsidR="00000000" w:rsidDel="00000000" w:rsidP="00000000" w:rsidRDefault="00000000" w:rsidRPr="00000000" w14:paraId="00000176">
      <w:pPr>
        <w:pageBreakBefore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77">
      <w:pPr>
        <w:pageBreakBefore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78">
      <w:pPr>
        <w:pStyle w:val="Heading2"/>
        <w:pageBreakBefore w:val="0"/>
        <w:rPr>
          <w:rFonts w:ascii="Times New Roman" w:cs="Times New Roman" w:eastAsia="Times New Roman" w:hAnsi="Times New Roman"/>
        </w:rPr>
      </w:pPr>
      <w:bookmarkStart w:colFirst="0" w:colLast="0" w:name="_147n2zr" w:id="31"/>
      <w:bookmarkEnd w:id="31"/>
      <w:r w:rsidDel="00000000" w:rsidR="00000000" w:rsidRPr="00000000">
        <w:rPr>
          <w:rFonts w:ascii="Times New Roman" w:cs="Times New Roman" w:eastAsia="Times New Roman" w:hAnsi="Times New Roman"/>
          <w:rtl w:val="0"/>
        </w:rPr>
        <w:t xml:space="preserve">Требования к разделению доступа</w:t>
      </w:r>
    </w:p>
    <w:p w:rsidR="00000000" w:rsidDel="00000000" w:rsidP="00000000" w:rsidRDefault="00000000" w:rsidRPr="00000000" w14:paraId="00000179">
      <w:pPr>
        <w:pageBreakBefore w:val="0"/>
        <w:numPr>
          <w:ilvl w:val="0"/>
          <w:numId w:val="7"/>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Необходимо обеспечить аудит (логирование) фактов доступа пользователей, администраторов и технологических пользователей к персональным данным клиентов.</w:t>
      </w:r>
    </w:p>
    <w:p w:rsidR="00000000" w:rsidDel="00000000" w:rsidP="00000000" w:rsidRDefault="00000000" w:rsidRPr="00000000" w14:paraId="0000017A">
      <w:pPr>
        <w:pageBreakBefore w:val="0"/>
        <w:numPr>
          <w:ilvl w:val="0"/>
          <w:numId w:val="7"/>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Необходимо обеспечить аудит доступа пользователей, администраторов и  технологических пользователей к интеграционным ресурсам, содержащих критичную информацию (передаваемые файлы, файлы ключей и сертификатов)</w:t>
      </w:r>
    </w:p>
    <w:p w:rsidR="00000000" w:rsidDel="00000000" w:rsidP="00000000" w:rsidRDefault="00000000" w:rsidRPr="00000000" w14:paraId="0000017B">
      <w:pPr>
        <w:pageBreakBefore w:val="0"/>
        <w:numPr>
          <w:ilvl w:val="0"/>
          <w:numId w:val="7"/>
        </w:numPr>
        <w:ind w:left="720" w:hanging="360"/>
        <w:rPr>
          <w:rFonts w:ascii="Times New Roman" w:cs="Times New Roman" w:eastAsia="Times New Roman" w:hAnsi="Times New Roman"/>
        </w:rPr>
      </w:pPr>
      <w:bookmarkStart w:colFirst="0" w:colLast="0" w:name="_3o7alnk" w:id="32"/>
      <w:bookmarkEnd w:id="32"/>
      <w:r w:rsidDel="00000000" w:rsidR="00000000" w:rsidRPr="00000000">
        <w:rPr>
          <w:rFonts w:ascii="Times New Roman" w:cs="Times New Roman" w:eastAsia="Times New Roman" w:hAnsi="Times New Roman"/>
          <w:rtl w:val="0"/>
        </w:rPr>
        <w:t xml:space="preserve">Необходимо обеспечить аудит (логирование) действий пользователей, администраторов и  технологических пользователей, системных событий на всех этапах  обработки данных в системе</w:t>
      </w:r>
      <w:ins w:author="Мордовина Ирина Владимировна" w:id="4" w:date="2020-10-01T15:07:00Z">
        <w:r w:rsidDel="00000000" w:rsidR="00000000" w:rsidRPr="00000000">
          <w:rPr>
            <w:rFonts w:ascii="Times New Roman" w:cs="Times New Roman" w:eastAsia="Times New Roman" w:hAnsi="Times New Roman"/>
            <w:rtl w:val="0"/>
          </w:rPr>
          <w:t xml:space="preserve">, позволяющий однозначно определить действие или событие, произведенное в системе, а также его инициатора</w:t>
        </w:r>
      </w:ins>
      <w:del w:author="Мордовина Ирина Владимировна" w:id="4" w:date="2020-10-01T15:07:00Z">
        <w:r w:rsidDel="00000000" w:rsidR="00000000" w:rsidRPr="00000000">
          <w:rPr>
            <w:rFonts w:ascii="Times New Roman" w:cs="Times New Roman" w:eastAsia="Times New Roman" w:hAnsi="Times New Roman"/>
            <w:rtl w:val="0"/>
          </w:rPr>
          <w:delText xml:space="preserve">.</w:delText>
        </w:r>
      </w:del>
      <w:r w:rsidDel="00000000" w:rsidR="00000000" w:rsidRPr="00000000">
        <w:rPr>
          <w:rtl w:val="0"/>
        </w:rPr>
      </w:r>
    </w:p>
    <w:p w:rsidR="00000000" w:rsidDel="00000000" w:rsidP="00000000" w:rsidRDefault="00000000" w:rsidRPr="00000000" w14:paraId="0000017C">
      <w:pPr>
        <w:pageBreakBefore w:val="0"/>
        <w:numPr>
          <w:ilvl w:val="0"/>
          <w:numId w:val="7"/>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Необходимо, чтобы регистрировались события выдачи и отзыва ролей, создание/выключение/включение учетных записей в системе, действия операторов IDM с бизнес-ролями (создание/изменение/удаление)</w:t>
      </w:r>
    </w:p>
    <w:p w:rsidR="00000000" w:rsidDel="00000000" w:rsidP="00000000" w:rsidRDefault="00000000" w:rsidRPr="00000000" w14:paraId="0000017D">
      <w:pPr>
        <w:pageBreakBefore w:val="0"/>
        <w:numPr>
          <w:ilvl w:val="0"/>
          <w:numId w:val="7"/>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Наличие встроенных журналов аудита c возможностью интеграции с решением SOC Банка (отгрузка событий / журналов протоколирования и т.д.)</w:t>
      </w:r>
    </w:p>
    <w:p w:rsidR="00000000" w:rsidDel="00000000" w:rsidP="00000000" w:rsidRDefault="00000000" w:rsidRPr="00000000" w14:paraId="0000017E">
      <w:pPr>
        <w:pStyle w:val="Heading2"/>
        <w:pageBreakBefore w:val="0"/>
        <w:rPr>
          <w:rFonts w:ascii="Times New Roman" w:cs="Times New Roman" w:eastAsia="Times New Roman" w:hAnsi="Times New Roman"/>
        </w:rPr>
      </w:pPr>
      <w:bookmarkStart w:colFirst="0" w:colLast="0" w:name="_23ckvvd" w:id="33"/>
      <w:bookmarkEnd w:id="33"/>
      <w:r w:rsidDel="00000000" w:rsidR="00000000" w:rsidRPr="00000000">
        <w:rPr>
          <w:rFonts w:ascii="Times New Roman" w:cs="Times New Roman" w:eastAsia="Times New Roman" w:hAnsi="Times New Roman"/>
          <w:rtl w:val="0"/>
        </w:rPr>
        <w:t xml:space="preserve">Требования информационной безопасности</w:t>
      </w:r>
    </w:p>
    <w:p w:rsidR="00000000" w:rsidDel="00000000" w:rsidP="00000000" w:rsidRDefault="00000000" w:rsidRPr="00000000" w14:paraId="0000017F">
      <w:pPr>
        <w:pageBreakBefore w:val="0"/>
        <w:numPr>
          <w:ilvl w:val="0"/>
          <w:numId w:val="9"/>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Доступ к внешним ресурсам (сети Интернет) на тестовых и продуктивных средах отсутствует. При необходимость получения информации из сети Интернет, информация должна поступать через специальные сервисы, работающие в защищенном периметре Банка и самостоятельно обращающиеся за ней к ресурсам сети Интернет.</w:t>
      </w:r>
    </w:p>
    <w:p w:rsidR="00000000" w:rsidDel="00000000" w:rsidP="00000000" w:rsidRDefault="00000000" w:rsidRPr="00000000" w14:paraId="00000180">
      <w:pPr>
        <w:pageBreakBefore w:val="0"/>
        <w:numPr>
          <w:ilvl w:val="0"/>
          <w:numId w:val="9"/>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Сетевое взаимодействие между компонентами решения, внешними системами, и пользователями должно быть реализовано с использованием защищенных протоколов (TLS не ниже 1.2, или аналогичное).</w:t>
      </w:r>
    </w:p>
    <w:p w:rsidR="00000000" w:rsidDel="00000000" w:rsidP="00000000" w:rsidRDefault="00000000" w:rsidRPr="00000000" w14:paraId="00000181">
      <w:pPr>
        <w:pageBreakBefore w:val="0"/>
        <w:numPr>
          <w:ilvl w:val="0"/>
          <w:numId w:val="9"/>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Использование средств контроля корректности входных данных, предназначенных для последующей обработки программными модулями, допускающими интерпретацию команд (SQL, XPath, LINQ, LDAP, командная оболочка ОС и т.п.)</w:t>
      </w:r>
    </w:p>
    <w:p w:rsidR="00000000" w:rsidDel="00000000" w:rsidP="00000000" w:rsidRDefault="00000000" w:rsidRPr="00000000" w14:paraId="00000182">
      <w:pPr>
        <w:pageBreakBefore w:val="0"/>
        <w:numPr>
          <w:ilvl w:val="0"/>
          <w:numId w:val="9"/>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Решение не должно использовать устаревшее ПО, имеющее выявленные критические уязвимости.</w:t>
      </w:r>
    </w:p>
    <w:p w:rsidR="00000000" w:rsidDel="00000000" w:rsidP="00000000" w:rsidRDefault="00000000" w:rsidRPr="00000000" w14:paraId="00000183">
      <w:pPr>
        <w:pageBreakBefore w:val="0"/>
        <w:numPr>
          <w:ilvl w:val="0"/>
          <w:numId w:val="9"/>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Должно быть обеспечено удаление файлов с  транзитных каталогов (ресурсов) задействованных в рамках интеграционного взаимодействия (опционально).</w:t>
      </w:r>
    </w:p>
    <w:p w:rsidR="00000000" w:rsidDel="00000000" w:rsidP="00000000" w:rsidRDefault="00000000" w:rsidRPr="00000000" w14:paraId="00000184">
      <w:pPr>
        <w:pageBreakBefore w:val="0"/>
        <w:numPr>
          <w:ilvl w:val="0"/>
          <w:numId w:val="9"/>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Разработанные  скрипты, программные библиотеки, API используемые для межсервисной/межсистемной интеграции и обмена данными, Docker контейнеры  должны быть предоставлены для проверки департаментом информационной безопасности Заказчика.</w:t>
      </w:r>
    </w:p>
    <w:p w:rsidR="00000000" w:rsidDel="00000000" w:rsidP="00000000" w:rsidRDefault="00000000" w:rsidRPr="00000000" w14:paraId="00000185">
      <w:pPr>
        <w:pageBreakBefore w:val="0"/>
        <w:numPr>
          <w:ilvl w:val="0"/>
          <w:numId w:val="9"/>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Настройка серверов и контейнеров Docker должна быть выполнена в соответствии с требованиями информационной безопасности (см. Приложение 2 “Стандарт настроек безопасности Docker”).</w:t>
      </w:r>
    </w:p>
    <w:p w:rsidR="00000000" w:rsidDel="00000000" w:rsidP="00000000" w:rsidRDefault="00000000" w:rsidRPr="00000000" w14:paraId="00000186">
      <w:pPr>
        <w:pageBreakBefore w:val="0"/>
        <w:numPr>
          <w:ilvl w:val="0"/>
          <w:numId w:val="9"/>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Конфиденциальные данные не должны попадать на тестовые и среды разработки. Продуктивные среды должны обеспечивать обезличивание конфиденциальных данных при передаче их в тестовые и среды разработки в соответствии с рекомендациями Роскомнадзора от 5 сентября 2013 г. № 996 «Об утверждении требований и методов по обезличиванию персональных данных».</w:t>
      </w:r>
    </w:p>
    <w:p w:rsidR="00000000" w:rsidDel="00000000" w:rsidP="00000000" w:rsidRDefault="00000000" w:rsidRPr="00000000" w14:paraId="00000187">
      <w:pPr>
        <w:pStyle w:val="Heading2"/>
        <w:pageBreakBefore w:val="0"/>
        <w:rPr>
          <w:rFonts w:ascii="Times New Roman" w:cs="Times New Roman" w:eastAsia="Times New Roman" w:hAnsi="Times New Roman"/>
        </w:rPr>
      </w:pPr>
      <w:bookmarkStart w:colFirst="0" w:colLast="0" w:name="_ihv636" w:id="34"/>
      <w:bookmarkEnd w:id="34"/>
      <w:r w:rsidDel="00000000" w:rsidR="00000000" w:rsidRPr="00000000">
        <w:rPr>
          <w:rFonts w:ascii="Times New Roman" w:cs="Times New Roman" w:eastAsia="Times New Roman" w:hAnsi="Times New Roman"/>
          <w:rtl w:val="0"/>
        </w:rPr>
        <w:t xml:space="preserve">Требования к системному окружению, и средам</w:t>
      </w:r>
    </w:p>
    <w:p w:rsidR="00000000" w:rsidDel="00000000" w:rsidP="00000000" w:rsidRDefault="00000000" w:rsidRPr="00000000" w14:paraId="00000188">
      <w:pPr>
        <w:pStyle w:val="Heading3"/>
        <w:pageBreakBefore w:val="0"/>
        <w:rPr>
          <w:rFonts w:ascii="Times New Roman" w:cs="Times New Roman" w:eastAsia="Times New Roman" w:hAnsi="Times New Roman"/>
        </w:rPr>
      </w:pPr>
      <w:bookmarkStart w:colFirst="0" w:colLast="0" w:name="_32hioqz" w:id="35"/>
      <w:bookmarkEnd w:id="35"/>
      <w:r w:rsidDel="00000000" w:rsidR="00000000" w:rsidRPr="00000000">
        <w:rPr>
          <w:rFonts w:ascii="Times New Roman" w:cs="Times New Roman" w:eastAsia="Times New Roman" w:hAnsi="Times New Roman"/>
          <w:rtl w:val="0"/>
        </w:rPr>
        <w:t xml:space="preserve">Используемые среды</w:t>
      </w:r>
    </w:p>
    <w:p w:rsidR="00000000" w:rsidDel="00000000" w:rsidP="00000000" w:rsidRDefault="00000000" w:rsidRPr="00000000" w14:paraId="00000189">
      <w:pPr>
        <w:pageBreakBefore w:val="0"/>
        <w:numPr>
          <w:ilvl w:val="0"/>
          <w:numId w:val="18"/>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Системы должны быть развернута в средах: </w:t>
      </w:r>
    </w:p>
    <w:p w:rsidR="00000000" w:rsidDel="00000000" w:rsidP="00000000" w:rsidRDefault="00000000" w:rsidRPr="00000000" w14:paraId="0000018A">
      <w:pPr>
        <w:pageBreakBefore w:val="0"/>
        <w:numPr>
          <w:ilvl w:val="1"/>
          <w:numId w:val="18"/>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PROD</w:t>
      </w:r>
    </w:p>
    <w:p w:rsidR="00000000" w:rsidDel="00000000" w:rsidP="00000000" w:rsidRDefault="00000000" w:rsidRPr="00000000" w14:paraId="0000018B">
      <w:pPr>
        <w:pageBreakBefore w:val="0"/>
        <w:numPr>
          <w:ilvl w:val="1"/>
          <w:numId w:val="18"/>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ПреПрод</w:t>
      </w:r>
    </w:p>
    <w:p w:rsidR="00000000" w:rsidDel="00000000" w:rsidP="00000000" w:rsidRDefault="00000000" w:rsidRPr="00000000" w14:paraId="0000018C">
      <w:pPr>
        <w:pageBreakBefore w:val="0"/>
        <w:numPr>
          <w:ilvl w:val="1"/>
          <w:numId w:val="18"/>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Тест</w:t>
      </w:r>
    </w:p>
    <w:p w:rsidR="00000000" w:rsidDel="00000000" w:rsidP="00000000" w:rsidRDefault="00000000" w:rsidRPr="00000000" w14:paraId="0000018D">
      <w:pPr>
        <w:pageBreakBefore w:val="0"/>
        <w:numPr>
          <w:ilvl w:val="1"/>
          <w:numId w:val="18"/>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Dev</w:t>
      </w:r>
    </w:p>
    <w:p w:rsidR="00000000" w:rsidDel="00000000" w:rsidP="00000000" w:rsidRDefault="00000000" w:rsidRPr="00000000" w14:paraId="0000018E">
      <w:pPr>
        <w:pageBreakBefore w:val="0"/>
        <w:numPr>
          <w:ilvl w:val="0"/>
          <w:numId w:val="18"/>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Исполнитель должен предоставить инструкцию по переносу между средами и необходимые скрипты и пакеты.</w:t>
      </w:r>
    </w:p>
    <w:p w:rsidR="00000000" w:rsidDel="00000000" w:rsidP="00000000" w:rsidRDefault="00000000" w:rsidRPr="00000000" w14:paraId="0000018F">
      <w:pPr>
        <w:pageBreakBefore w:val="0"/>
        <w:numPr>
          <w:ilvl w:val="0"/>
          <w:numId w:val="18"/>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Продуктивная среда ограничена ресурсами, перечисленными в разделе </w:t>
      </w:r>
      <w:hyperlink w:anchor="_upglbi">
        <w:r w:rsidDel="00000000" w:rsidR="00000000" w:rsidRPr="00000000">
          <w:rPr>
            <w:rFonts w:ascii="Times New Roman" w:cs="Times New Roman" w:eastAsia="Times New Roman" w:hAnsi="Times New Roman"/>
            <w:color w:val="1155cc"/>
            <w:u w:val="single"/>
            <w:rtl w:val="0"/>
          </w:rPr>
          <w:t xml:space="preserve">Требования к инфраструктуре и нагрузке (сайзингу)</w:t>
        </w:r>
      </w:hyperlink>
      <w:r w:rsidDel="00000000" w:rsidR="00000000" w:rsidRPr="00000000">
        <w:rPr>
          <w:rFonts w:ascii="Times New Roman" w:cs="Times New Roman" w:eastAsia="Times New Roman" w:hAnsi="Times New Roman"/>
          <w:rtl w:val="0"/>
        </w:rPr>
        <w:t xml:space="preserve">. С целью обеспечения отказоустойчивости для резервирования системы будут предоставлены такие же ресурсы в другом ЦОД.</w:t>
      </w:r>
    </w:p>
    <w:p w:rsidR="00000000" w:rsidDel="00000000" w:rsidP="00000000" w:rsidRDefault="00000000" w:rsidRPr="00000000" w14:paraId="00000190">
      <w:pPr>
        <w:pageBreakBefore w:val="0"/>
        <w:numPr>
          <w:ilvl w:val="0"/>
          <w:numId w:val="18"/>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Тестовая среда предназначена для разработки и настройки системы и взаимодействия с Genesys и Tibco. </w:t>
      </w:r>
    </w:p>
    <w:p w:rsidR="00000000" w:rsidDel="00000000" w:rsidP="00000000" w:rsidRDefault="00000000" w:rsidRPr="00000000" w14:paraId="00000191">
      <w:pPr>
        <w:pStyle w:val="Heading3"/>
        <w:pageBreakBefore w:val="0"/>
        <w:rPr>
          <w:rFonts w:ascii="Times New Roman" w:cs="Times New Roman" w:eastAsia="Times New Roman" w:hAnsi="Times New Roman"/>
        </w:rPr>
      </w:pPr>
      <w:bookmarkStart w:colFirst="0" w:colLast="0" w:name="_1hmsyys" w:id="36"/>
      <w:bookmarkEnd w:id="36"/>
      <w:r w:rsidDel="00000000" w:rsidR="00000000" w:rsidRPr="00000000">
        <w:rPr>
          <w:rFonts w:ascii="Times New Roman" w:cs="Times New Roman" w:eastAsia="Times New Roman" w:hAnsi="Times New Roman"/>
          <w:rtl w:val="0"/>
        </w:rPr>
        <w:t xml:space="preserve">Технологический стэк</w:t>
      </w:r>
    </w:p>
    <w:p w:rsidR="00000000" w:rsidDel="00000000" w:rsidP="00000000" w:rsidRDefault="00000000" w:rsidRPr="00000000" w14:paraId="00000192">
      <w:pPr>
        <w:pageBreakBefore w:val="0"/>
        <w:numPr>
          <w:ilvl w:val="0"/>
          <w:numId w:val="24"/>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Допустимые версии системного ПО:</w:t>
      </w:r>
    </w:p>
    <w:p w:rsidR="00000000" w:rsidDel="00000000" w:rsidP="00000000" w:rsidRDefault="00000000" w:rsidRPr="00000000" w14:paraId="00000193">
      <w:pPr>
        <w:pageBreakBefore w:val="0"/>
        <w:numPr>
          <w:ilvl w:val="1"/>
          <w:numId w:val="24"/>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Microsoft Windows server 2016 и выше</w:t>
      </w:r>
    </w:p>
    <w:p w:rsidR="00000000" w:rsidDel="00000000" w:rsidP="00000000" w:rsidRDefault="00000000" w:rsidRPr="00000000" w14:paraId="00000194">
      <w:pPr>
        <w:pageBreakBefore w:val="0"/>
        <w:numPr>
          <w:ilvl w:val="1"/>
          <w:numId w:val="24"/>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Linux: Red Hat Enterprise Linux 7.7 и выше, Oracle Enterprise Linux 7.7 и выше</w:t>
      </w:r>
    </w:p>
    <w:p w:rsidR="00000000" w:rsidDel="00000000" w:rsidP="00000000" w:rsidRDefault="00000000" w:rsidRPr="00000000" w14:paraId="00000195">
      <w:pPr>
        <w:pageBreakBefore w:val="0"/>
        <w:numPr>
          <w:ilvl w:val="1"/>
          <w:numId w:val="24"/>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Microsoft SQL Server 2016, Oracle: 19с (возможно использование 18c по согласованию)</w:t>
      </w:r>
    </w:p>
    <w:p w:rsidR="00000000" w:rsidDel="00000000" w:rsidP="00000000" w:rsidRDefault="00000000" w:rsidRPr="00000000" w14:paraId="00000196">
      <w:pPr>
        <w:pageBreakBefore w:val="0"/>
        <w:numPr>
          <w:ilvl w:val="2"/>
          <w:numId w:val="24"/>
        </w:numPr>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Использование иных версий системного ПО должно быть согласовано с Заказчиком.</w:t>
      </w:r>
    </w:p>
    <w:p w:rsidR="00000000" w:rsidDel="00000000" w:rsidP="00000000" w:rsidRDefault="00000000" w:rsidRPr="00000000" w14:paraId="00000197">
      <w:pPr>
        <w:pageBreakBefore w:val="0"/>
        <w:numPr>
          <w:ilvl w:val="2"/>
          <w:numId w:val="24"/>
        </w:numPr>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На Этапе 1 проекта возможно использование иной БД, с которой настроена работа Системы Исполнителя. В этом случае все работы, связанные с поддержкой БД выполняются Исполнителем.</w:t>
      </w:r>
    </w:p>
    <w:p w:rsidR="00000000" w:rsidDel="00000000" w:rsidP="00000000" w:rsidRDefault="00000000" w:rsidRPr="00000000" w14:paraId="00000198">
      <w:pPr>
        <w:pageBreakBefore w:val="0"/>
        <w:numPr>
          <w:ilvl w:val="2"/>
          <w:numId w:val="24"/>
        </w:numPr>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Переход на БД Oracle должен быть включен план развития системы по итогам Этапа 1 проекта. По согласованию с Заказчиком возможно использование иной БД. В этом случае все работы, связанные с поддержкой БД выполняются Исполнителем.</w:t>
      </w:r>
    </w:p>
    <w:p w:rsidR="00000000" w:rsidDel="00000000" w:rsidP="00000000" w:rsidRDefault="00000000" w:rsidRPr="00000000" w14:paraId="00000199">
      <w:pPr>
        <w:pageBreakBefore w:val="0"/>
        <w:numPr>
          <w:ilvl w:val="0"/>
          <w:numId w:val="24"/>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Приложения пользователей должны работать на ОС Window 10 версия LTSC.</w:t>
      </w:r>
    </w:p>
    <w:p w:rsidR="00000000" w:rsidDel="00000000" w:rsidP="00000000" w:rsidRDefault="00000000" w:rsidRPr="00000000" w14:paraId="0000019A">
      <w:pPr>
        <w:pageBreakBefore w:val="0"/>
        <w:numPr>
          <w:ilvl w:val="0"/>
          <w:numId w:val="24"/>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Все модули клиентских приложений должны быть совместимы с х86 архитектурой, серверные компоненты должны быть совместимы с архитектурой x86_64.</w:t>
      </w:r>
    </w:p>
    <w:p w:rsidR="00000000" w:rsidDel="00000000" w:rsidP="00000000" w:rsidRDefault="00000000" w:rsidRPr="00000000" w14:paraId="0000019B">
      <w:pPr>
        <w:pageBreakBefore w:val="0"/>
        <w:numPr>
          <w:ilvl w:val="0"/>
          <w:numId w:val="24"/>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В рамках проекта Исполнитель должен согласовать с Заказчиком технологический стэк, помимо системного ПО.</w:t>
      </w:r>
    </w:p>
    <w:p w:rsidR="00000000" w:rsidDel="00000000" w:rsidP="00000000" w:rsidRDefault="00000000" w:rsidRPr="00000000" w14:paraId="0000019C">
      <w:pPr>
        <w:pageBreakBefore w:val="0"/>
        <w:numPr>
          <w:ilvl w:val="0"/>
          <w:numId w:val="24"/>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По решению Исполнителя возможно использование контейнеризации и соответствующих средств управления контейнерами (при условии согласования с Заказчиком).</w:t>
      </w:r>
    </w:p>
    <w:p w:rsidR="00000000" w:rsidDel="00000000" w:rsidP="00000000" w:rsidRDefault="00000000" w:rsidRPr="00000000" w14:paraId="0000019D">
      <w:pPr>
        <w:pageBreakBefore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9E">
      <w:pPr>
        <w:pageBreakBefore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9F">
      <w:pPr>
        <w:pStyle w:val="Heading2"/>
        <w:pageBreakBefore w:val="0"/>
        <w:rPr>
          <w:rFonts w:ascii="Times New Roman" w:cs="Times New Roman" w:eastAsia="Times New Roman" w:hAnsi="Times New Roman"/>
        </w:rPr>
      </w:pPr>
      <w:bookmarkStart w:colFirst="0" w:colLast="0" w:name="_41mghml" w:id="37"/>
      <w:bookmarkEnd w:id="37"/>
      <w:r w:rsidDel="00000000" w:rsidR="00000000" w:rsidRPr="00000000">
        <w:rPr>
          <w:rFonts w:ascii="Times New Roman" w:cs="Times New Roman" w:eastAsia="Times New Roman" w:hAnsi="Times New Roman"/>
          <w:rtl w:val="0"/>
        </w:rPr>
        <w:t xml:space="preserve">Требования к инфраструктуре и нагрузке (сайзингу)</w:t>
      </w:r>
    </w:p>
    <w:p w:rsidR="00000000" w:rsidDel="00000000" w:rsidP="00000000" w:rsidRDefault="00000000" w:rsidRPr="00000000" w14:paraId="000001A0">
      <w:pPr>
        <w:pageBreakBefore w:val="0"/>
        <w:numPr>
          <w:ilvl w:val="0"/>
          <w:numId w:val="35"/>
        </w:numPr>
        <w:shd w:fill="ffffff" w:val="clear"/>
        <w:ind w:left="720"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rtl w:val="0"/>
        </w:rPr>
        <w:t xml:space="preserve">Система должна выдерживать нагрузку согласно таблице:</w:t>
      </w:r>
      <w:r w:rsidDel="00000000" w:rsidR="00000000" w:rsidRPr="00000000">
        <w:rPr>
          <w:rtl w:val="0"/>
        </w:rPr>
      </w:r>
    </w:p>
    <w:p w:rsidR="00000000" w:rsidDel="00000000" w:rsidP="00000000" w:rsidRDefault="00000000" w:rsidRPr="00000000" w14:paraId="000001A1">
      <w:pPr>
        <w:pageBreakBefore w:val="0"/>
        <w:shd w:fill="ffffff" w:val="clear"/>
        <w:ind w:left="720" w:firstLine="0"/>
        <w:rPr>
          <w:rFonts w:ascii="Times New Roman" w:cs="Times New Roman" w:eastAsia="Times New Roman" w:hAnsi="Times New Roman"/>
        </w:rPr>
      </w:pPr>
      <w:r w:rsidDel="00000000" w:rsidR="00000000" w:rsidRPr="00000000">
        <w:rPr>
          <w:rtl w:val="0"/>
        </w:rPr>
      </w:r>
    </w:p>
    <w:tbl>
      <w:tblPr>
        <w:tblStyle w:val="Table2"/>
        <w:tblW w:w="8820.0" w:type="dxa"/>
        <w:jc w:val="left"/>
        <w:tblInd w:w="39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900"/>
        <w:gridCol w:w="1920"/>
        <w:tblGridChange w:id="0">
          <w:tblGrid>
            <w:gridCol w:w="6900"/>
            <w:gridCol w:w="1920"/>
          </w:tblGrid>
        </w:tblGridChange>
      </w:tblGrid>
      <w:tr>
        <w:trPr>
          <w:cantSplit w:val="0"/>
          <w:trHeight w:val="380"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A2">
            <w:pPr>
              <w:pageBreakBefore w:val="0"/>
              <w:widowControl w:val="0"/>
              <w:rPr/>
            </w:pPr>
            <w:r w:rsidDel="00000000" w:rsidR="00000000" w:rsidRPr="00000000">
              <w:rPr>
                <w:rtl w:val="0"/>
              </w:rPr>
              <w:t xml:space="preserve">Среднее количество входящих сессий в день</w:t>
            </w:r>
          </w:p>
        </w:tc>
        <w:tc>
          <w:tcPr>
            <w:tcBorders>
              <w:top w:color="000000"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1A3">
            <w:pPr>
              <w:pageBreakBefore w:val="0"/>
              <w:widowControl w:val="0"/>
              <w:jc w:val="center"/>
              <w:rPr/>
            </w:pPr>
            <w:r w:rsidDel="00000000" w:rsidR="00000000" w:rsidRPr="00000000">
              <w:rPr>
                <w:rtl w:val="0"/>
              </w:rPr>
              <w:t xml:space="preserve">12650</w:t>
            </w:r>
          </w:p>
        </w:tc>
      </w:tr>
      <w:tr>
        <w:trPr>
          <w:cantSplit w:val="0"/>
          <w:trHeight w:val="36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A4">
            <w:pPr>
              <w:pageBreakBefore w:val="0"/>
              <w:widowControl w:val="0"/>
              <w:rPr/>
            </w:pPr>
            <w:r w:rsidDel="00000000" w:rsidR="00000000" w:rsidRPr="00000000">
              <w:rPr>
                <w:rtl w:val="0"/>
              </w:rPr>
              <w:t xml:space="preserve">Пиковое количество входящих сессий в секунду</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1A5">
            <w:pPr>
              <w:pageBreakBefore w:val="0"/>
              <w:widowControl w:val="0"/>
              <w:jc w:val="center"/>
              <w:rPr/>
            </w:pPr>
            <w:r w:rsidDel="00000000" w:rsidR="00000000" w:rsidRPr="00000000">
              <w:rPr>
                <w:rtl w:val="0"/>
              </w:rPr>
              <w:t xml:space="preserve">252</w:t>
            </w:r>
          </w:p>
        </w:tc>
      </w:tr>
      <w:tr>
        <w:trPr>
          <w:cantSplit w:val="0"/>
          <w:trHeight w:val="36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1A6">
            <w:pPr>
              <w:pageBreakBefore w:val="0"/>
              <w:widowControl w:val="0"/>
              <w:rPr/>
            </w:pPr>
            <w:r w:rsidDel="00000000" w:rsidR="00000000" w:rsidRPr="00000000">
              <w:rPr>
                <w:rtl w:val="0"/>
              </w:rPr>
              <w:t xml:space="preserve">Средняя длина одной входящей сессии (от старта до закрытия)</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1A7">
            <w:pPr>
              <w:pageBreakBefore w:val="0"/>
              <w:widowControl w:val="0"/>
              <w:jc w:val="center"/>
              <w:rPr/>
            </w:pPr>
            <w:r w:rsidDel="00000000" w:rsidR="00000000" w:rsidRPr="00000000">
              <w:rPr>
                <w:rtl w:val="0"/>
              </w:rPr>
              <w:t xml:space="preserve">724 сек</w:t>
            </w:r>
          </w:p>
        </w:tc>
      </w:tr>
      <w:tr>
        <w:trPr>
          <w:cantSplit w:val="0"/>
          <w:trHeight w:val="36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A8">
            <w:pPr>
              <w:pageBreakBefore w:val="0"/>
              <w:widowControl w:val="0"/>
              <w:rPr/>
            </w:pPr>
            <w:r w:rsidDel="00000000" w:rsidR="00000000" w:rsidRPr="00000000">
              <w:rPr>
                <w:rtl w:val="0"/>
              </w:rPr>
              <w:t xml:space="preserve">Количество операторов (без автоматизации)</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1A9">
            <w:pPr>
              <w:pageBreakBefore w:val="0"/>
              <w:widowControl w:val="0"/>
              <w:jc w:val="center"/>
              <w:rPr/>
            </w:pPr>
            <w:r w:rsidDel="00000000" w:rsidR="00000000" w:rsidRPr="00000000">
              <w:rPr>
                <w:rtl w:val="0"/>
              </w:rPr>
              <w:t xml:space="preserve">84</w:t>
            </w:r>
          </w:p>
        </w:tc>
      </w:tr>
    </w:tbl>
    <w:p w:rsidR="00000000" w:rsidDel="00000000" w:rsidP="00000000" w:rsidRDefault="00000000" w:rsidRPr="00000000" w14:paraId="000001AA">
      <w:pPr>
        <w:pageBreakBefore w:val="0"/>
        <w:shd w:fill="ffffff" w:val="clear"/>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AB">
      <w:pPr>
        <w:pageBreakBefore w:val="0"/>
        <w:rPr>
          <w:rFonts w:ascii="Times New Roman" w:cs="Times New Roman" w:eastAsia="Times New Roman" w:hAnsi="Times New Roman"/>
          <w:color w:val="1f497d"/>
        </w:rPr>
      </w:pPr>
      <w:r w:rsidDel="00000000" w:rsidR="00000000" w:rsidRPr="00000000">
        <w:rPr>
          <w:rtl w:val="0"/>
        </w:rPr>
      </w:r>
    </w:p>
    <w:p w:rsidR="00000000" w:rsidDel="00000000" w:rsidP="00000000" w:rsidRDefault="00000000" w:rsidRPr="00000000" w14:paraId="000001AC">
      <w:pPr>
        <w:pageBreakBefore w:val="0"/>
        <w:shd w:fill="ffffff" w:val="clear"/>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AD">
      <w:pPr>
        <w:pageBreakBefore w:val="0"/>
        <w:shd w:fill="ffffff" w:val="clea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На Этапе 1 данная нагрузка будет распределена на несколько решений чат-ботов от различных исполнителей (планируемое число участников - 3, может быть изменено). На этапах 2 и 3 проекта полная нагрузка будет перенесена на  выбранное решение.</w:t>
      </w:r>
    </w:p>
    <w:p w:rsidR="00000000" w:rsidDel="00000000" w:rsidP="00000000" w:rsidRDefault="00000000" w:rsidRPr="00000000" w14:paraId="000001AE">
      <w:pPr>
        <w:pageBreakBefore w:val="0"/>
        <w:shd w:fill="ffffff" w:val="clear"/>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AF">
      <w:pPr>
        <w:pageBreakBefore w:val="0"/>
        <w:numPr>
          <w:ilvl w:val="0"/>
          <w:numId w:val="35"/>
        </w:numPr>
        <w:shd w:fill="ffffff" w:val="clear"/>
        <w:ind w:left="720"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rtl w:val="0"/>
        </w:rPr>
        <w:t xml:space="preserve">Время ответа чат-бота при нагрузках, не превышающих указанные, не должно превышать 0,5 секунд (не включая время на обращение к системам банка и получения ответа от них).</w:t>
      </w:r>
      <w:r w:rsidDel="00000000" w:rsidR="00000000" w:rsidRPr="00000000">
        <w:rPr>
          <w:rtl w:val="0"/>
        </w:rPr>
      </w:r>
    </w:p>
    <w:p w:rsidR="00000000" w:rsidDel="00000000" w:rsidP="00000000" w:rsidRDefault="00000000" w:rsidRPr="00000000" w14:paraId="000001B0">
      <w:pPr>
        <w:pageBreakBefore w:val="0"/>
        <w:numPr>
          <w:ilvl w:val="0"/>
          <w:numId w:val="35"/>
        </w:numPr>
        <w:shd w:fill="ffffff" w:val="clea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Система должна поддерживать как вертикальное, так и горизонтальное масштабирование. Должна быть возможность увеличения производительности Системы как путем наращивания мощности текущего серверного оборудования, так и путем добавления новых серверов.</w:t>
      </w:r>
    </w:p>
    <w:p w:rsidR="00000000" w:rsidDel="00000000" w:rsidP="00000000" w:rsidRDefault="00000000" w:rsidRPr="00000000" w14:paraId="000001B1">
      <w:pPr>
        <w:pageBreakBefore w:val="0"/>
        <w:numPr>
          <w:ilvl w:val="0"/>
          <w:numId w:val="35"/>
        </w:numPr>
        <w:shd w:fill="ffffff" w:val="clear"/>
        <w:ind w:left="720"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rtl w:val="0"/>
        </w:rPr>
        <w:t xml:space="preserve">Должна присутствовать возможность резервирования данных.</w:t>
      </w:r>
      <w:r w:rsidDel="00000000" w:rsidR="00000000" w:rsidRPr="00000000">
        <w:rPr>
          <w:rtl w:val="0"/>
        </w:rPr>
      </w:r>
    </w:p>
    <w:p w:rsidR="00000000" w:rsidDel="00000000" w:rsidP="00000000" w:rsidRDefault="00000000" w:rsidRPr="00000000" w14:paraId="000001B2">
      <w:pPr>
        <w:pageBreakBefore w:val="0"/>
        <w:numPr>
          <w:ilvl w:val="0"/>
          <w:numId w:val="35"/>
        </w:numPr>
        <w:shd w:fill="ffffff" w:val="clea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Все компоненты решения должны резервироваться по принципу кластера или супер-кластера Active-Active, N+1.</w:t>
      </w:r>
    </w:p>
    <w:p w:rsidR="00000000" w:rsidDel="00000000" w:rsidP="00000000" w:rsidRDefault="00000000" w:rsidRPr="00000000" w14:paraId="000001B3">
      <w:pPr>
        <w:pageBreakBefore w:val="0"/>
        <w:numPr>
          <w:ilvl w:val="0"/>
          <w:numId w:val="35"/>
        </w:numPr>
        <w:shd w:fill="ffffff" w:val="clea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Решение должно поддерживать гео-распределенные конфигурации с возможностью организации катастрофо-устойчивого кластера. При этом каждый узел быть полнофункциональным, и быть в состоянии работать автономно при разрыве связи с другими узлами.</w:t>
      </w:r>
    </w:p>
    <w:p w:rsidR="00000000" w:rsidDel="00000000" w:rsidP="00000000" w:rsidRDefault="00000000" w:rsidRPr="00000000" w14:paraId="000001B4">
      <w:pPr>
        <w:pageBreakBefore w:val="0"/>
        <w:numPr>
          <w:ilvl w:val="0"/>
          <w:numId w:val="35"/>
        </w:numPr>
        <w:shd w:fill="ffffff" w:val="clear"/>
        <w:ind w:left="720"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rtl w:val="0"/>
        </w:rPr>
        <w:t xml:space="preserve">Максимально доступные вычислительные мощности.</w:t>
      </w:r>
      <w:r w:rsidDel="00000000" w:rsidR="00000000" w:rsidRPr="00000000">
        <w:rPr>
          <w:rtl w:val="0"/>
        </w:rPr>
      </w:r>
    </w:p>
    <w:p w:rsidR="00000000" w:rsidDel="00000000" w:rsidP="00000000" w:rsidRDefault="00000000" w:rsidRPr="00000000" w14:paraId="000001B5">
      <w:pPr>
        <w:pageBreakBefore w:val="0"/>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Система должна обеспечивать выполнение нефункциональных требований (непрерывность, скорость работы, нагрузку и т.д.) при следующей конфигурации оборудования:</w:t>
      </w:r>
    </w:p>
    <w:p w:rsidR="00000000" w:rsidDel="00000000" w:rsidP="00000000" w:rsidRDefault="00000000" w:rsidRPr="00000000" w14:paraId="000001B6">
      <w:pPr>
        <w:pageBreakBefore w:val="0"/>
        <w:ind w:left="72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На этапе 1:</w:t>
      </w:r>
    </w:p>
    <w:p w:rsidR="00000000" w:rsidDel="00000000" w:rsidP="00000000" w:rsidRDefault="00000000" w:rsidRPr="00000000" w14:paraId="000001B7">
      <w:pPr>
        <w:pageBreakBefore w:val="0"/>
        <w:rPr>
          <w:rFonts w:ascii="Times New Roman" w:cs="Times New Roman" w:eastAsia="Times New Roman" w:hAnsi="Times New Roman"/>
          <w:color w:val="1f497d"/>
        </w:rPr>
      </w:pPr>
      <w:r w:rsidDel="00000000" w:rsidR="00000000" w:rsidRPr="00000000">
        <w:rPr>
          <w:rtl w:val="0"/>
        </w:rPr>
      </w:r>
    </w:p>
    <w:tbl>
      <w:tblPr>
        <w:tblStyle w:val="Table3"/>
        <w:tblW w:w="10830.0" w:type="dxa"/>
        <w:jc w:val="left"/>
        <w:tblInd w:w="-70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00"/>
        <w:gridCol w:w="1305"/>
        <w:gridCol w:w="1080"/>
        <w:gridCol w:w="870"/>
        <w:gridCol w:w="840"/>
        <w:gridCol w:w="1065"/>
        <w:gridCol w:w="1050"/>
        <w:gridCol w:w="3420"/>
        <w:tblGridChange w:id="0">
          <w:tblGrid>
            <w:gridCol w:w="1200"/>
            <w:gridCol w:w="1305"/>
            <w:gridCol w:w="1080"/>
            <w:gridCol w:w="870"/>
            <w:gridCol w:w="840"/>
            <w:gridCol w:w="1065"/>
            <w:gridCol w:w="1050"/>
            <w:gridCol w:w="3420"/>
          </w:tblGrid>
        </w:tblGridChange>
      </w:tblGrid>
      <w:tr>
        <w:trPr>
          <w:cantSplit w:val="0"/>
          <w:trHeight w:val="11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B8">
            <w:pPr>
              <w:pageBreakBefore w:val="0"/>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Окружение</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B9">
            <w:pPr>
              <w:pageBreakBefore w:val="0"/>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Назначение</w:t>
            </w:r>
          </w:p>
        </w:tc>
        <w:tc>
          <w:tcPr>
            <w:tcBorders>
              <w:top w:color="000000" w:space="0" w:sz="8" w:val="single"/>
              <w:left w:color="000000" w:space="0" w:sz="0" w:val="nil"/>
              <w:bottom w:color="000000" w:space="0" w:sz="4"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BA">
            <w:pPr>
              <w:pageBreakBefore w:val="0"/>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Кол-во серверов</w:t>
            </w:r>
          </w:p>
        </w:tc>
        <w:tc>
          <w:tcPr>
            <w:tcBorders>
              <w:top w:color="000000" w:space="0" w:sz="8" w:val="single"/>
              <w:left w:color="000000" w:space="0" w:sz="0" w:val="nil"/>
              <w:bottom w:color="000000" w:space="0" w:sz="4"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BB">
            <w:pPr>
              <w:pageBreakBefore w:val="0"/>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Кол-во vCPU, общее</w:t>
            </w:r>
          </w:p>
        </w:tc>
        <w:tc>
          <w:tcPr>
            <w:tcBorders>
              <w:top w:color="000000" w:space="0" w:sz="8" w:val="single"/>
              <w:left w:color="000000" w:space="0" w:sz="0" w:val="nil"/>
              <w:bottom w:color="000000" w:space="0" w:sz="4"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BC">
            <w:pPr>
              <w:pageBreakBefore w:val="0"/>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ОЗУ, GB, общее</w:t>
            </w:r>
          </w:p>
        </w:tc>
        <w:tc>
          <w:tcPr>
            <w:tcBorders>
              <w:top w:color="000000" w:space="0" w:sz="8" w:val="single"/>
              <w:left w:color="000000" w:space="0" w:sz="0" w:val="nil"/>
              <w:bottom w:color="000000" w:space="0" w:sz="4"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BD">
            <w:pPr>
              <w:pageBreakBefore w:val="0"/>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vHDD Silver, Gb (400 iops), общее</w:t>
            </w:r>
          </w:p>
        </w:tc>
        <w:tc>
          <w:tcPr>
            <w:tcBorders>
              <w:top w:color="000000" w:space="0" w:sz="8" w:val="single"/>
              <w:left w:color="000000" w:space="0" w:sz="0" w:val="nil"/>
              <w:bottom w:color="000000" w:space="0" w:sz="4"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BE">
            <w:pPr>
              <w:pageBreakBefore w:val="0"/>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vHDD Gold, Gb (2000 iops), общее</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BF">
            <w:pPr>
              <w:pageBreakBefore w:val="0"/>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Комментарий</w:t>
            </w:r>
          </w:p>
        </w:tc>
      </w:tr>
      <w:tr>
        <w:trPr>
          <w:cantSplit w:val="0"/>
          <w:trHeight w:val="82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C0">
            <w:pPr>
              <w:pageBreakBefore w:val="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PROD</w:t>
            </w:r>
          </w:p>
        </w:tc>
        <w:tc>
          <w:tcPr>
            <w:tcBorders>
              <w:top w:color="000000" w:space="0" w:sz="0" w:val="nil"/>
              <w:left w:color="000000" w:space="0" w:sz="0" w:val="nil"/>
              <w:bottom w:color="000000" w:space="0" w:sz="8"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C1">
            <w:pPr>
              <w:pageBreakBefore w:val="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Chatbot Services</w:t>
            </w:r>
          </w:p>
        </w:tc>
        <w:tc>
          <w:tcPr>
            <w:tcBorders>
              <w:top w:color="000000" w:space="0" w:sz="4" w:val="single"/>
              <w:left w:color="000000" w:space="0" w:sz="4" w:val="single"/>
              <w:bottom w:color="000000" w:space="0" w:sz="4" w:val="single"/>
              <w:right w:color="000000" w:space="0" w:sz="4" w:val="single"/>
            </w:tcBorders>
            <w:tcMar>
              <w:top w:w="0.0" w:type="dxa"/>
              <w:left w:w="40.0" w:type="dxa"/>
              <w:bottom w:w="40.0" w:type="dxa"/>
              <w:right w:w="40.0" w:type="dxa"/>
            </w:tcMar>
            <w:vAlign w:val="center"/>
          </w:tcPr>
          <w:p w:rsidR="00000000" w:rsidDel="00000000" w:rsidP="00000000" w:rsidRDefault="00000000" w:rsidRPr="00000000" w14:paraId="000001C2">
            <w:pPr>
              <w:pageBreakBefore w:val="0"/>
              <w:pBdr>
                <w:top w:space="0" w:sz="0" w:val="nil"/>
                <w:left w:space="0" w:sz="0" w:val="nil"/>
                <w:bottom w:space="0" w:sz="0" w:val="nil"/>
                <w:right w:space="0" w:sz="0" w:val="nil"/>
                <w:between w:space="0" w:sz="0" w:val="nil"/>
              </w:pBd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16</w:t>
            </w:r>
          </w:p>
        </w:tc>
        <w:tc>
          <w:tcPr>
            <w:tcBorders>
              <w:top w:color="000000" w:space="0" w:sz="4" w:val="single"/>
              <w:left w:color="000000" w:space="0" w:sz="4" w:val="single"/>
              <w:bottom w:color="000000" w:space="0" w:sz="4" w:val="single"/>
              <w:right w:color="000000" w:space="0" w:sz="4" w:val="single"/>
            </w:tcBorders>
            <w:tcMar>
              <w:top w:w="0.0" w:type="dxa"/>
              <w:left w:w="40.0" w:type="dxa"/>
              <w:bottom w:w="40.0" w:type="dxa"/>
              <w:right w:w="40.0" w:type="dxa"/>
            </w:tcMar>
            <w:vAlign w:val="center"/>
          </w:tcPr>
          <w:p w:rsidR="00000000" w:rsidDel="00000000" w:rsidP="00000000" w:rsidRDefault="00000000" w:rsidRPr="00000000" w14:paraId="000001C3">
            <w:pPr>
              <w:pageBreakBefore w:val="0"/>
              <w:pBdr>
                <w:top w:space="0" w:sz="0" w:val="nil"/>
                <w:left w:space="0" w:sz="0" w:val="nil"/>
                <w:bottom w:space="0" w:sz="0" w:val="nil"/>
                <w:right w:space="0" w:sz="0" w:val="nil"/>
                <w:between w:space="0" w:sz="0" w:val="nil"/>
              </w:pBd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88</w:t>
            </w:r>
          </w:p>
        </w:tc>
        <w:tc>
          <w:tcPr>
            <w:tcBorders>
              <w:top w:color="000000" w:space="0" w:sz="4" w:val="single"/>
              <w:left w:color="000000" w:space="0" w:sz="4" w:val="single"/>
              <w:bottom w:color="000000" w:space="0" w:sz="4" w:val="single"/>
              <w:right w:color="000000" w:space="0" w:sz="4" w:val="single"/>
            </w:tcBorders>
            <w:tcMar>
              <w:top w:w="0.0" w:type="dxa"/>
              <w:left w:w="40.0" w:type="dxa"/>
              <w:bottom w:w="40.0" w:type="dxa"/>
              <w:right w:w="40.0" w:type="dxa"/>
            </w:tcMar>
            <w:vAlign w:val="center"/>
          </w:tcPr>
          <w:p w:rsidR="00000000" w:rsidDel="00000000" w:rsidP="00000000" w:rsidRDefault="00000000" w:rsidRPr="00000000" w14:paraId="000001C4">
            <w:pPr>
              <w:pageBreakBefore w:val="0"/>
              <w:pBdr>
                <w:top w:space="0" w:sz="0" w:val="nil"/>
                <w:left w:space="0" w:sz="0" w:val="nil"/>
                <w:bottom w:space="0" w:sz="0" w:val="nil"/>
                <w:right w:space="0" w:sz="0" w:val="nil"/>
                <w:between w:space="0" w:sz="0" w:val="nil"/>
              </w:pBd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144</w:t>
            </w:r>
          </w:p>
        </w:tc>
        <w:tc>
          <w:tcPr>
            <w:tcBorders>
              <w:top w:color="000000" w:space="0" w:sz="4" w:val="single"/>
              <w:left w:color="000000" w:space="0" w:sz="4" w:val="single"/>
              <w:bottom w:color="000000" w:space="0" w:sz="4" w:val="single"/>
              <w:right w:color="000000" w:space="0" w:sz="4" w:val="single"/>
            </w:tcBorders>
            <w:tcMar>
              <w:top w:w="0.0" w:type="dxa"/>
              <w:left w:w="40.0" w:type="dxa"/>
              <w:bottom w:w="40.0" w:type="dxa"/>
              <w:right w:w="40.0" w:type="dxa"/>
            </w:tcMar>
            <w:vAlign w:val="center"/>
          </w:tcPr>
          <w:p w:rsidR="00000000" w:rsidDel="00000000" w:rsidP="00000000" w:rsidRDefault="00000000" w:rsidRPr="00000000" w14:paraId="000001C5">
            <w:pPr>
              <w:pageBreakBefore w:val="0"/>
              <w:pBdr>
                <w:top w:space="0" w:sz="0" w:val="nil"/>
                <w:left w:space="0" w:sz="0" w:val="nil"/>
                <w:bottom w:space="0" w:sz="0" w:val="nil"/>
                <w:right w:space="0" w:sz="0" w:val="nil"/>
                <w:between w:space="0" w:sz="0" w:val="nil"/>
              </w:pBd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3200</w:t>
            </w:r>
          </w:p>
        </w:tc>
        <w:tc>
          <w:tcPr>
            <w:tcBorders>
              <w:top w:color="000000" w:space="0" w:sz="4" w:val="single"/>
              <w:left w:color="000000" w:space="0" w:sz="4" w:val="single"/>
              <w:bottom w:color="000000" w:space="0" w:sz="4" w:val="single"/>
              <w:right w:color="000000" w:space="0" w:sz="4" w:val="single"/>
            </w:tcBorders>
            <w:tcMar>
              <w:top w:w="0.0" w:type="dxa"/>
              <w:left w:w="40.0" w:type="dxa"/>
              <w:bottom w:w="40.0" w:type="dxa"/>
              <w:right w:w="40.0" w:type="dxa"/>
            </w:tcMar>
            <w:vAlign w:val="center"/>
          </w:tcPr>
          <w:p w:rsidR="00000000" w:rsidDel="00000000" w:rsidP="00000000" w:rsidRDefault="00000000" w:rsidRPr="00000000" w14:paraId="000001C6">
            <w:pPr>
              <w:pageBreakBefore w:val="0"/>
              <w:pBdr>
                <w:top w:space="0" w:sz="0" w:val="nil"/>
                <w:left w:space="0" w:sz="0" w:val="nil"/>
                <w:bottom w:space="0" w:sz="0" w:val="nil"/>
                <w:right w:space="0" w:sz="0" w:val="nil"/>
                <w:between w:space="0" w:sz="0" w:val="nil"/>
              </w:pBd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1600</w:t>
            </w:r>
          </w:p>
        </w:tc>
        <w:tc>
          <w:tcPr>
            <w:vMerge w:val="restart"/>
            <w:tcBorders>
              <w:top w:color="000000" w:space="0" w:sz="0" w:val="nil"/>
              <w:left w:color="000000" w:space="0" w:sz="4" w:val="single"/>
              <w:bottom w:color="000000" w:space="0" w:sz="8" w:val="single"/>
              <w:right w:color="000000" w:space="0" w:sz="8" w:val="single"/>
            </w:tcBorders>
            <w:tcMar>
              <w:top w:w="100.0" w:type="dxa"/>
              <w:left w:w="100.0" w:type="dxa"/>
              <w:bottom w:w="100.0" w:type="dxa"/>
              <w:right w:w="100.0" w:type="dxa"/>
            </w:tcMar>
            <w:vAlign w:val="bottom"/>
          </w:tcPr>
          <w:p w:rsidR="00000000" w:rsidDel="00000000" w:rsidP="00000000" w:rsidRDefault="00000000" w:rsidRPr="00000000" w14:paraId="000001C7">
            <w:pPr>
              <w:pageBreakBefore w:val="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Все предоставленные мощности делятся между участниками пропорционально количеству участников, размещение в 2-х ЦОД.</w:t>
            </w:r>
          </w:p>
          <w:p w:rsidR="00000000" w:rsidDel="00000000" w:rsidP="00000000" w:rsidRDefault="00000000" w:rsidRPr="00000000" w14:paraId="000001C8">
            <w:pPr>
              <w:pageBreakBefore w:val="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Рекомендуется поддержка режима active-active</w:t>
            </w:r>
          </w:p>
        </w:tc>
      </w:tr>
      <w:tr>
        <w:trPr>
          <w:cantSplit w:val="0"/>
          <w:trHeight w:val="500"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C9">
            <w:pPr>
              <w:pageBreakBefore w:val="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PROD</w:t>
            </w:r>
          </w:p>
        </w:tc>
        <w:tc>
          <w:tcPr>
            <w:tcBorders>
              <w:top w:color="000000" w:space="0" w:sz="0" w:val="nil"/>
              <w:left w:color="000000" w:space="0" w:sz="0" w:val="nil"/>
              <w:bottom w:color="000000" w:space="0" w:sz="8"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CA">
            <w:pPr>
              <w:pageBreakBefore w:val="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Chatbot DataBase</w:t>
            </w:r>
          </w:p>
        </w:tc>
        <w:tc>
          <w:tcPr>
            <w:tcBorders>
              <w:top w:color="000000" w:space="0" w:sz="4" w:val="single"/>
              <w:left w:color="000000" w:space="0" w:sz="4" w:val="single"/>
              <w:bottom w:color="000000" w:space="0" w:sz="4" w:val="single"/>
              <w:right w:color="000000" w:space="0" w:sz="4" w:val="single"/>
            </w:tcBorders>
            <w:tcMar>
              <w:top w:w="0.0" w:type="dxa"/>
              <w:left w:w="40.0" w:type="dxa"/>
              <w:bottom w:w="40.0" w:type="dxa"/>
              <w:right w:w="40.0" w:type="dxa"/>
            </w:tcMar>
            <w:vAlign w:val="center"/>
          </w:tcPr>
          <w:p w:rsidR="00000000" w:rsidDel="00000000" w:rsidP="00000000" w:rsidRDefault="00000000" w:rsidRPr="00000000" w14:paraId="000001CB">
            <w:pPr>
              <w:pageBreakBefore w:val="0"/>
              <w:pBdr>
                <w:top w:space="0" w:sz="0" w:val="nil"/>
                <w:left w:space="0" w:sz="0" w:val="nil"/>
                <w:bottom w:space="0" w:sz="0" w:val="nil"/>
                <w:right w:space="0" w:sz="0" w:val="nil"/>
                <w:between w:space="0" w:sz="0" w:val="nil"/>
              </w:pBd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4</w:t>
            </w:r>
          </w:p>
        </w:tc>
        <w:tc>
          <w:tcPr>
            <w:tcBorders>
              <w:top w:color="000000" w:space="0" w:sz="4" w:val="single"/>
              <w:left w:color="000000" w:space="0" w:sz="4" w:val="single"/>
              <w:bottom w:color="000000" w:space="0" w:sz="4" w:val="single"/>
              <w:right w:color="000000" w:space="0" w:sz="4" w:val="single"/>
            </w:tcBorders>
            <w:tcMar>
              <w:top w:w="0.0" w:type="dxa"/>
              <w:left w:w="40.0" w:type="dxa"/>
              <w:bottom w:w="40.0" w:type="dxa"/>
              <w:right w:w="40.0" w:type="dxa"/>
            </w:tcMar>
            <w:vAlign w:val="center"/>
          </w:tcPr>
          <w:p w:rsidR="00000000" w:rsidDel="00000000" w:rsidP="00000000" w:rsidRDefault="00000000" w:rsidRPr="00000000" w14:paraId="000001CC">
            <w:pPr>
              <w:pageBreakBefore w:val="0"/>
              <w:pBdr>
                <w:top w:space="0" w:sz="0" w:val="nil"/>
                <w:left w:space="0" w:sz="0" w:val="nil"/>
                <w:bottom w:space="0" w:sz="0" w:val="nil"/>
                <w:right w:space="0" w:sz="0" w:val="nil"/>
                <w:between w:space="0" w:sz="0" w:val="nil"/>
              </w:pBd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32</w:t>
            </w:r>
          </w:p>
        </w:tc>
        <w:tc>
          <w:tcPr>
            <w:tcBorders>
              <w:top w:color="000000" w:space="0" w:sz="4" w:val="single"/>
              <w:left w:color="000000" w:space="0" w:sz="4" w:val="single"/>
              <w:bottom w:color="000000" w:space="0" w:sz="4" w:val="single"/>
              <w:right w:color="000000" w:space="0" w:sz="4" w:val="single"/>
            </w:tcBorders>
            <w:tcMar>
              <w:top w:w="0.0" w:type="dxa"/>
              <w:left w:w="40.0" w:type="dxa"/>
              <w:bottom w:w="40.0" w:type="dxa"/>
              <w:right w:w="40.0" w:type="dxa"/>
            </w:tcMar>
            <w:vAlign w:val="center"/>
          </w:tcPr>
          <w:p w:rsidR="00000000" w:rsidDel="00000000" w:rsidP="00000000" w:rsidRDefault="00000000" w:rsidRPr="00000000" w14:paraId="000001CD">
            <w:pPr>
              <w:pageBreakBefore w:val="0"/>
              <w:pBdr>
                <w:top w:space="0" w:sz="0" w:val="nil"/>
                <w:left w:space="0" w:sz="0" w:val="nil"/>
                <w:bottom w:space="0" w:sz="0" w:val="nil"/>
                <w:right w:space="0" w:sz="0" w:val="nil"/>
                <w:between w:space="0" w:sz="0" w:val="nil"/>
              </w:pBd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64</w:t>
            </w:r>
          </w:p>
        </w:tc>
        <w:tc>
          <w:tcPr>
            <w:tcBorders>
              <w:top w:color="000000" w:space="0" w:sz="4" w:val="single"/>
              <w:left w:color="000000" w:space="0" w:sz="4" w:val="single"/>
              <w:bottom w:color="000000" w:space="0" w:sz="4" w:val="single"/>
              <w:right w:color="000000" w:space="0" w:sz="4" w:val="single"/>
            </w:tcBorders>
            <w:tcMar>
              <w:top w:w="0.0" w:type="dxa"/>
              <w:left w:w="40.0" w:type="dxa"/>
              <w:bottom w:w="40.0" w:type="dxa"/>
              <w:right w:w="40.0" w:type="dxa"/>
            </w:tcMar>
            <w:vAlign w:val="center"/>
          </w:tcPr>
          <w:p w:rsidR="00000000" w:rsidDel="00000000" w:rsidP="00000000" w:rsidRDefault="00000000" w:rsidRPr="00000000" w14:paraId="000001CE">
            <w:pPr>
              <w:pageBreakBefore w:val="0"/>
              <w:pBdr>
                <w:top w:space="0" w:sz="0" w:val="nil"/>
                <w:left w:space="0" w:sz="0" w:val="nil"/>
                <w:bottom w:space="0" w:sz="0" w:val="nil"/>
                <w:right w:space="0" w:sz="0" w:val="nil"/>
                <w:between w:space="0" w:sz="0" w:val="nil"/>
              </w:pBd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2000</w:t>
            </w:r>
          </w:p>
        </w:tc>
        <w:tc>
          <w:tcPr>
            <w:tcBorders>
              <w:top w:color="000000" w:space="0" w:sz="4" w:val="single"/>
              <w:left w:color="000000" w:space="0" w:sz="4" w:val="single"/>
              <w:bottom w:color="000000" w:space="0" w:sz="4" w:val="single"/>
              <w:right w:color="000000" w:space="0" w:sz="4" w:val="single"/>
            </w:tcBorders>
            <w:tcMar>
              <w:top w:w="0.0" w:type="dxa"/>
              <w:left w:w="40.0" w:type="dxa"/>
              <w:bottom w:w="40.0" w:type="dxa"/>
              <w:right w:w="40.0" w:type="dxa"/>
            </w:tcMar>
            <w:vAlign w:val="center"/>
          </w:tcPr>
          <w:p w:rsidR="00000000" w:rsidDel="00000000" w:rsidP="00000000" w:rsidRDefault="00000000" w:rsidRPr="00000000" w14:paraId="000001CF">
            <w:pPr>
              <w:pageBreakBefore w:val="0"/>
              <w:pBdr>
                <w:top w:space="0" w:sz="0" w:val="nil"/>
                <w:left w:space="0" w:sz="0" w:val="nil"/>
                <w:bottom w:space="0" w:sz="0" w:val="nil"/>
                <w:right w:space="0" w:sz="0" w:val="nil"/>
                <w:between w:space="0" w:sz="0" w:val="nil"/>
              </w:pBd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1200</w:t>
            </w:r>
          </w:p>
        </w:tc>
        <w:tc>
          <w:tcPr>
            <w:vMerge w:val="continue"/>
            <w:tcBorders>
              <w:top w:color="000000" w:space="0" w:sz="0" w:val="nil"/>
              <w:left w:color="000000" w:space="0" w:sz="4" w:val="single"/>
              <w:bottom w:color="000000" w:space="0" w:sz="8" w:val="single"/>
              <w:right w:color="000000" w:space="0" w:sz="8" w:val="single"/>
            </w:tcBorders>
            <w:tcMar>
              <w:top w:w="100.0" w:type="dxa"/>
              <w:left w:w="100.0" w:type="dxa"/>
              <w:bottom w:w="100.0" w:type="dxa"/>
              <w:right w:w="100.0" w:type="dxa"/>
            </w:tcMar>
            <w:vAlign w:val="bottom"/>
          </w:tcPr>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18"/>
                <w:szCs w:val="18"/>
              </w:rPr>
            </w:pPr>
            <w:r w:rsidDel="00000000" w:rsidR="00000000" w:rsidRPr="00000000">
              <w:rPr>
                <w:rtl w:val="0"/>
              </w:rPr>
            </w:r>
          </w:p>
        </w:tc>
      </w:tr>
      <w:tr>
        <w:trPr>
          <w:cantSplit w:val="0"/>
          <w:trHeight w:val="500"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D1">
            <w:pPr>
              <w:pageBreakBefore w:val="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PREPROD</w:t>
            </w:r>
          </w:p>
        </w:tc>
        <w:tc>
          <w:tcPr>
            <w:tcBorders>
              <w:top w:color="000000" w:space="0" w:sz="0" w:val="nil"/>
              <w:left w:color="000000" w:space="0" w:sz="0" w:val="nil"/>
              <w:bottom w:color="000000" w:space="0" w:sz="8"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D2">
            <w:pPr>
              <w:pageBreakBefore w:val="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Chatbot Services</w:t>
            </w:r>
          </w:p>
        </w:tc>
        <w:tc>
          <w:tcPr>
            <w:tcBorders>
              <w:top w:color="000000" w:space="0" w:sz="4" w:val="single"/>
              <w:left w:color="000000" w:space="0" w:sz="4" w:val="single"/>
              <w:bottom w:color="000000" w:space="0" w:sz="4" w:val="single"/>
              <w:right w:color="000000" w:space="0" w:sz="4" w:val="single"/>
            </w:tcBorders>
            <w:tcMar>
              <w:top w:w="0.0" w:type="dxa"/>
              <w:left w:w="40.0" w:type="dxa"/>
              <w:bottom w:w="40.0" w:type="dxa"/>
              <w:right w:w="40.0" w:type="dxa"/>
            </w:tcMar>
            <w:vAlign w:val="center"/>
          </w:tcPr>
          <w:p w:rsidR="00000000" w:rsidDel="00000000" w:rsidP="00000000" w:rsidRDefault="00000000" w:rsidRPr="00000000" w14:paraId="000001D3">
            <w:pPr>
              <w:pageBreakBefore w:val="0"/>
              <w:pBdr>
                <w:top w:space="0" w:sz="0" w:val="nil"/>
                <w:left w:space="0" w:sz="0" w:val="nil"/>
                <w:bottom w:space="0" w:sz="0" w:val="nil"/>
                <w:right w:space="0" w:sz="0" w:val="nil"/>
                <w:between w:space="0" w:sz="0" w:val="nil"/>
              </w:pBd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8</w:t>
            </w:r>
          </w:p>
        </w:tc>
        <w:tc>
          <w:tcPr>
            <w:tcBorders>
              <w:top w:color="000000" w:space="0" w:sz="4" w:val="single"/>
              <w:left w:color="000000" w:space="0" w:sz="4" w:val="single"/>
              <w:bottom w:color="000000" w:space="0" w:sz="4" w:val="single"/>
              <w:right w:color="000000" w:space="0" w:sz="4" w:val="single"/>
            </w:tcBorders>
            <w:tcMar>
              <w:top w:w="0.0" w:type="dxa"/>
              <w:left w:w="40.0" w:type="dxa"/>
              <w:bottom w:w="40.0" w:type="dxa"/>
              <w:right w:w="40.0" w:type="dxa"/>
            </w:tcMar>
            <w:vAlign w:val="center"/>
          </w:tcPr>
          <w:p w:rsidR="00000000" w:rsidDel="00000000" w:rsidP="00000000" w:rsidRDefault="00000000" w:rsidRPr="00000000" w14:paraId="000001D4">
            <w:pPr>
              <w:pageBreakBefore w:val="0"/>
              <w:pBdr>
                <w:top w:space="0" w:sz="0" w:val="nil"/>
                <w:left w:space="0" w:sz="0" w:val="nil"/>
                <w:bottom w:space="0" w:sz="0" w:val="nil"/>
                <w:right w:space="0" w:sz="0" w:val="nil"/>
                <w:between w:space="0" w:sz="0" w:val="nil"/>
              </w:pBd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44</w:t>
            </w:r>
          </w:p>
        </w:tc>
        <w:tc>
          <w:tcPr>
            <w:tcBorders>
              <w:top w:color="000000" w:space="0" w:sz="4" w:val="single"/>
              <w:left w:color="000000" w:space="0" w:sz="4" w:val="single"/>
              <w:bottom w:color="000000" w:space="0" w:sz="4" w:val="single"/>
              <w:right w:color="000000" w:space="0" w:sz="4" w:val="single"/>
            </w:tcBorders>
            <w:tcMar>
              <w:top w:w="0.0" w:type="dxa"/>
              <w:left w:w="40.0" w:type="dxa"/>
              <w:bottom w:w="40.0" w:type="dxa"/>
              <w:right w:w="40.0" w:type="dxa"/>
            </w:tcMar>
            <w:vAlign w:val="center"/>
          </w:tcPr>
          <w:p w:rsidR="00000000" w:rsidDel="00000000" w:rsidP="00000000" w:rsidRDefault="00000000" w:rsidRPr="00000000" w14:paraId="000001D5">
            <w:pPr>
              <w:pageBreakBefore w:val="0"/>
              <w:pBdr>
                <w:top w:space="0" w:sz="0" w:val="nil"/>
                <w:left w:space="0" w:sz="0" w:val="nil"/>
                <w:bottom w:space="0" w:sz="0" w:val="nil"/>
                <w:right w:space="0" w:sz="0" w:val="nil"/>
                <w:between w:space="0" w:sz="0" w:val="nil"/>
              </w:pBd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72</w:t>
            </w:r>
          </w:p>
        </w:tc>
        <w:tc>
          <w:tcPr>
            <w:tcBorders>
              <w:top w:color="000000" w:space="0" w:sz="4" w:val="single"/>
              <w:left w:color="000000" w:space="0" w:sz="4" w:val="single"/>
              <w:bottom w:color="000000" w:space="0" w:sz="4" w:val="single"/>
              <w:right w:color="000000" w:space="0" w:sz="4" w:val="single"/>
            </w:tcBorders>
            <w:tcMar>
              <w:top w:w="0.0" w:type="dxa"/>
              <w:left w:w="40.0" w:type="dxa"/>
              <w:bottom w:w="40.0" w:type="dxa"/>
              <w:right w:w="40.0" w:type="dxa"/>
            </w:tcMar>
            <w:vAlign w:val="center"/>
          </w:tcPr>
          <w:p w:rsidR="00000000" w:rsidDel="00000000" w:rsidP="00000000" w:rsidRDefault="00000000" w:rsidRPr="00000000" w14:paraId="000001D6">
            <w:pPr>
              <w:pageBreakBefore w:val="0"/>
              <w:pBdr>
                <w:top w:space="0" w:sz="0" w:val="nil"/>
                <w:left w:space="0" w:sz="0" w:val="nil"/>
                <w:bottom w:space="0" w:sz="0" w:val="nil"/>
                <w:right w:space="0" w:sz="0" w:val="nil"/>
                <w:between w:space="0" w:sz="0" w:val="nil"/>
              </w:pBd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1000</w:t>
            </w:r>
          </w:p>
        </w:tc>
        <w:tc>
          <w:tcPr>
            <w:tcBorders>
              <w:top w:color="000000" w:space="0" w:sz="4" w:val="single"/>
              <w:left w:color="000000" w:space="0" w:sz="4" w:val="single"/>
              <w:bottom w:color="000000" w:space="0" w:sz="4" w:val="single"/>
              <w:right w:color="000000" w:space="0" w:sz="4" w:val="single"/>
            </w:tcBorders>
            <w:tcMar>
              <w:top w:w="0.0" w:type="dxa"/>
              <w:left w:w="40.0" w:type="dxa"/>
              <w:bottom w:w="40.0" w:type="dxa"/>
              <w:right w:w="40.0" w:type="dxa"/>
            </w:tcMar>
            <w:vAlign w:val="center"/>
          </w:tcPr>
          <w:p w:rsidR="00000000" w:rsidDel="00000000" w:rsidP="00000000" w:rsidRDefault="00000000" w:rsidRPr="00000000" w14:paraId="000001D7">
            <w:pPr>
              <w:pageBreakBefore w:val="0"/>
              <w:pBdr>
                <w:top w:space="0" w:sz="0" w:val="nil"/>
                <w:left w:space="0" w:sz="0" w:val="nil"/>
                <w:bottom w:space="0" w:sz="0" w:val="nil"/>
                <w:right w:space="0" w:sz="0" w:val="nil"/>
                <w:between w:space="0" w:sz="0" w:val="nil"/>
              </w:pBd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800</w:t>
            </w:r>
          </w:p>
        </w:tc>
        <w:tc>
          <w:tcPr>
            <w:vMerge w:val="restart"/>
            <w:tcBorders>
              <w:top w:color="000000" w:space="0" w:sz="0" w:val="nil"/>
              <w:left w:color="000000" w:space="0" w:sz="4"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D8">
            <w:pPr>
              <w:pageBreakBefore w:val="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Все предоставленные мощности делятся между участниками пропорционально количеству участников</w:t>
            </w:r>
          </w:p>
        </w:tc>
      </w:tr>
      <w:tr>
        <w:trPr>
          <w:cantSplit w:val="0"/>
          <w:trHeight w:val="500"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D9">
            <w:pPr>
              <w:pageBreakBefore w:val="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PREPROD</w:t>
            </w:r>
          </w:p>
        </w:tc>
        <w:tc>
          <w:tcPr>
            <w:tcBorders>
              <w:top w:color="000000" w:space="0" w:sz="0" w:val="nil"/>
              <w:left w:color="000000" w:space="0" w:sz="0" w:val="nil"/>
              <w:bottom w:color="000000" w:space="0" w:sz="8"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DA">
            <w:pPr>
              <w:pageBreakBefore w:val="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Chatbot DataBase</w:t>
            </w:r>
          </w:p>
        </w:tc>
        <w:tc>
          <w:tcPr>
            <w:tcBorders>
              <w:top w:color="000000" w:space="0" w:sz="4" w:val="single"/>
              <w:left w:color="000000" w:space="0" w:sz="4" w:val="single"/>
              <w:bottom w:color="000000" w:space="0" w:sz="4" w:val="single"/>
              <w:right w:color="000000" w:space="0" w:sz="4" w:val="single"/>
            </w:tcBorders>
            <w:tcMar>
              <w:top w:w="0.0" w:type="dxa"/>
              <w:left w:w="40.0" w:type="dxa"/>
              <w:bottom w:w="40.0" w:type="dxa"/>
              <w:right w:w="40.0" w:type="dxa"/>
            </w:tcMar>
            <w:vAlign w:val="center"/>
          </w:tcPr>
          <w:p w:rsidR="00000000" w:rsidDel="00000000" w:rsidP="00000000" w:rsidRDefault="00000000" w:rsidRPr="00000000" w14:paraId="000001DB">
            <w:pPr>
              <w:pageBreakBefore w:val="0"/>
              <w:pBdr>
                <w:top w:space="0" w:sz="0" w:val="nil"/>
                <w:left w:space="0" w:sz="0" w:val="nil"/>
                <w:bottom w:space="0" w:sz="0" w:val="nil"/>
                <w:right w:space="0" w:sz="0" w:val="nil"/>
                <w:between w:space="0" w:sz="0" w:val="nil"/>
              </w:pBd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w:t>
            </w:r>
          </w:p>
        </w:tc>
        <w:tc>
          <w:tcPr>
            <w:tcBorders>
              <w:top w:color="000000" w:space="0" w:sz="4" w:val="single"/>
              <w:left w:color="000000" w:space="0" w:sz="4" w:val="single"/>
              <w:bottom w:color="000000" w:space="0" w:sz="4" w:val="single"/>
              <w:right w:color="000000" w:space="0" w:sz="4" w:val="single"/>
            </w:tcBorders>
            <w:tcMar>
              <w:top w:w="0.0" w:type="dxa"/>
              <w:left w:w="40.0" w:type="dxa"/>
              <w:bottom w:w="40.0" w:type="dxa"/>
              <w:right w:w="40.0" w:type="dxa"/>
            </w:tcMar>
            <w:vAlign w:val="center"/>
          </w:tcPr>
          <w:p w:rsidR="00000000" w:rsidDel="00000000" w:rsidP="00000000" w:rsidRDefault="00000000" w:rsidRPr="00000000" w14:paraId="000001DC">
            <w:pPr>
              <w:pageBreakBefore w:val="0"/>
              <w:pBdr>
                <w:top w:space="0" w:sz="0" w:val="nil"/>
                <w:left w:space="0" w:sz="0" w:val="nil"/>
                <w:bottom w:space="0" w:sz="0" w:val="nil"/>
                <w:right w:space="0" w:sz="0" w:val="nil"/>
                <w:between w:space="0" w:sz="0" w:val="nil"/>
              </w:pBd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16</w:t>
            </w:r>
          </w:p>
        </w:tc>
        <w:tc>
          <w:tcPr>
            <w:tcBorders>
              <w:top w:color="000000" w:space="0" w:sz="4" w:val="single"/>
              <w:left w:color="000000" w:space="0" w:sz="4" w:val="single"/>
              <w:bottom w:color="000000" w:space="0" w:sz="4" w:val="single"/>
              <w:right w:color="000000" w:space="0" w:sz="4" w:val="single"/>
            </w:tcBorders>
            <w:tcMar>
              <w:top w:w="0.0" w:type="dxa"/>
              <w:left w:w="40.0" w:type="dxa"/>
              <w:bottom w:w="40.0" w:type="dxa"/>
              <w:right w:w="40.0" w:type="dxa"/>
            </w:tcMar>
            <w:vAlign w:val="center"/>
          </w:tcPr>
          <w:p w:rsidR="00000000" w:rsidDel="00000000" w:rsidP="00000000" w:rsidRDefault="00000000" w:rsidRPr="00000000" w14:paraId="000001DD">
            <w:pPr>
              <w:pageBreakBefore w:val="0"/>
              <w:pBdr>
                <w:top w:space="0" w:sz="0" w:val="nil"/>
                <w:left w:space="0" w:sz="0" w:val="nil"/>
                <w:bottom w:space="0" w:sz="0" w:val="nil"/>
                <w:right w:space="0" w:sz="0" w:val="nil"/>
                <w:between w:space="0" w:sz="0" w:val="nil"/>
              </w:pBd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32</w:t>
            </w:r>
          </w:p>
        </w:tc>
        <w:tc>
          <w:tcPr>
            <w:tcBorders>
              <w:top w:color="000000" w:space="0" w:sz="4" w:val="single"/>
              <w:left w:color="000000" w:space="0" w:sz="4" w:val="single"/>
              <w:bottom w:color="000000" w:space="0" w:sz="4" w:val="single"/>
              <w:right w:color="000000" w:space="0" w:sz="4" w:val="single"/>
            </w:tcBorders>
            <w:tcMar>
              <w:top w:w="0.0" w:type="dxa"/>
              <w:left w:w="40.0" w:type="dxa"/>
              <w:bottom w:w="40.0" w:type="dxa"/>
              <w:right w:w="40.0" w:type="dxa"/>
            </w:tcMar>
            <w:vAlign w:val="center"/>
          </w:tcPr>
          <w:p w:rsidR="00000000" w:rsidDel="00000000" w:rsidP="00000000" w:rsidRDefault="00000000" w:rsidRPr="00000000" w14:paraId="000001DE">
            <w:pPr>
              <w:pageBreakBefore w:val="0"/>
              <w:pBdr>
                <w:top w:space="0" w:sz="0" w:val="nil"/>
                <w:left w:space="0" w:sz="0" w:val="nil"/>
                <w:bottom w:space="0" w:sz="0" w:val="nil"/>
                <w:right w:space="0" w:sz="0" w:val="nil"/>
                <w:between w:space="0" w:sz="0" w:val="nil"/>
              </w:pBd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400</w:t>
            </w:r>
          </w:p>
        </w:tc>
        <w:tc>
          <w:tcPr>
            <w:tcBorders>
              <w:top w:color="000000" w:space="0" w:sz="4" w:val="single"/>
              <w:left w:color="000000" w:space="0" w:sz="4" w:val="single"/>
              <w:bottom w:color="000000" w:space="0" w:sz="4" w:val="single"/>
              <w:right w:color="000000" w:space="0" w:sz="4" w:val="single"/>
            </w:tcBorders>
            <w:tcMar>
              <w:top w:w="0.0" w:type="dxa"/>
              <w:left w:w="40.0" w:type="dxa"/>
              <w:bottom w:w="40.0" w:type="dxa"/>
              <w:right w:w="40.0" w:type="dxa"/>
            </w:tcMar>
            <w:vAlign w:val="center"/>
          </w:tcPr>
          <w:p w:rsidR="00000000" w:rsidDel="00000000" w:rsidP="00000000" w:rsidRDefault="00000000" w:rsidRPr="00000000" w14:paraId="000001DF">
            <w:pPr>
              <w:pageBreakBefore w:val="0"/>
              <w:pBdr>
                <w:top w:space="0" w:sz="0" w:val="nil"/>
                <w:left w:space="0" w:sz="0" w:val="nil"/>
                <w:bottom w:space="0" w:sz="0" w:val="nil"/>
                <w:right w:space="0" w:sz="0" w:val="nil"/>
                <w:between w:space="0" w:sz="0" w:val="nil"/>
              </w:pBd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600</w:t>
            </w:r>
          </w:p>
        </w:tc>
        <w:tc>
          <w:tcPr>
            <w:vMerge w:val="continue"/>
            <w:tcBorders>
              <w:top w:color="000000" w:space="0" w:sz="0" w:val="nil"/>
              <w:left w:color="000000" w:space="0" w:sz="4"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18"/>
                <w:szCs w:val="18"/>
              </w:rPr>
            </w:pPr>
            <w:r w:rsidDel="00000000" w:rsidR="00000000" w:rsidRPr="00000000">
              <w:rPr>
                <w:rtl w:val="0"/>
              </w:rPr>
            </w:r>
          </w:p>
        </w:tc>
      </w:tr>
      <w:tr>
        <w:trPr>
          <w:cantSplit w:val="0"/>
          <w:trHeight w:val="500"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E1">
            <w:pPr>
              <w:pageBreakBefore w:val="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TEST</w:t>
            </w:r>
          </w:p>
        </w:tc>
        <w:tc>
          <w:tcPr>
            <w:tcBorders>
              <w:top w:color="000000" w:space="0" w:sz="0" w:val="nil"/>
              <w:left w:color="000000" w:space="0" w:sz="0" w:val="nil"/>
              <w:bottom w:color="000000" w:space="0" w:sz="8"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E2">
            <w:pPr>
              <w:pageBreakBefore w:val="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Chatbot Services</w:t>
            </w:r>
          </w:p>
        </w:tc>
        <w:tc>
          <w:tcPr>
            <w:tcBorders>
              <w:top w:color="000000" w:space="0" w:sz="4" w:val="single"/>
              <w:left w:color="000000" w:space="0" w:sz="4" w:val="single"/>
              <w:bottom w:color="000000" w:space="0" w:sz="4" w:val="single"/>
              <w:right w:color="000000" w:space="0" w:sz="4" w:val="single"/>
            </w:tcBorders>
            <w:tcMar>
              <w:top w:w="0.0" w:type="dxa"/>
              <w:left w:w="40.0" w:type="dxa"/>
              <w:bottom w:w="40.0" w:type="dxa"/>
              <w:right w:w="40.0" w:type="dxa"/>
            </w:tcMar>
            <w:vAlign w:val="center"/>
          </w:tcPr>
          <w:p w:rsidR="00000000" w:rsidDel="00000000" w:rsidP="00000000" w:rsidRDefault="00000000" w:rsidRPr="00000000" w14:paraId="000001E3">
            <w:pPr>
              <w:pageBreakBefore w:val="0"/>
              <w:pBdr>
                <w:top w:space="0" w:sz="0" w:val="nil"/>
                <w:left w:space="0" w:sz="0" w:val="nil"/>
                <w:bottom w:space="0" w:sz="0" w:val="nil"/>
                <w:right w:space="0" w:sz="0" w:val="nil"/>
                <w:between w:space="0" w:sz="0" w:val="nil"/>
              </w:pBd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8</w:t>
            </w:r>
          </w:p>
        </w:tc>
        <w:tc>
          <w:tcPr>
            <w:tcBorders>
              <w:top w:color="000000" w:space="0" w:sz="4" w:val="single"/>
              <w:left w:color="000000" w:space="0" w:sz="4" w:val="single"/>
              <w:bottom w:color="000000" w:space="0" w:sz="4" w:val="single"/>
              <w:right w:color="000000" w:space="0" w:sz="4" w:val="single"/>
            </w:tcBorders>
            <w:tcMar>
              <w:top w:w="0.0" w:type="dxa"/>
              <w:left w:w="40.0" w:type="dxa"/>
              <w:bottom w:w="40.0" w:type="dxa"/>
              <w:right w:w="40.0" w:type="dxa"/>
            </w:tcMar>
            <w:vAlign w:val="center"/>
          </w:tcPr>
          <w:p w:rsidR="00000000" w:rsidDel="00000000" w:rsidP="00000000" w:rsidRDefault="00000000" w:rsidRPr="00000000" w14:paraId="000001E4">
            <w:pPr>
              <w:pageBreakBefore w:val="0"/>
              <w:pBdr>
                <w:top w:space="0" w:sz="0" w:val="nil"/>
                <w:left w:space="0" w:sz="0" w:val="nil"/>
                <w:bottom w:space="0" w:sz="0" w:val="nil"/>
                <w:right w:space="0" w:sz="0" w:val="nil"/>
                <w:between w:space="0" w:sz="0" w:val="nil"/>
              </w:pBd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28</w:t>
            </w:r>
          </w:p>
        </w:tc>
        <w:tc>
          <w:tcPr>
            <w:tcBorders>
              <w:top w:color="000000" w:space="0" w:sz="4" w:val="single"/>
              <w:left w:color="000000" w:space="0" w:sz="4" w:val="single"/>
              <w:bottom w:color="000000" w:space="0" w:sz="4" w:val="single"/>
              <w:right w:color="000000" w:space="0" w:sz="4" w:val="single"/>
            </w:tcBorders>
            <w:tcMar>
              <w:top w:w="0.0" w:type="dxa"/>
              <w:left w:w="40.0" w:type="dxa"/>
              <w:bottom w:w="40.0" w:type="dxa"/>
              <w:right w:w="40.0" w:type="dxa"/>
            </w:tcMar>
            <w:vAlign w:val="center"/>
          </w:tcPr>
          <w:p w:rsidR="00000000" w:rsidDel="00000000" w:rsidP="00000000" w:rsidRDefault="00000000" w:rsidRPr="00000000" w14:paraId="000001E5">
            <w:pPr>
              <w:pageBreakBefore w:val="0"/>
              <w:pBdr>
                <w:top w:space="0" w:sz="0" w:val="nil"/>
                <w:left w:space="0" w:sz="0" w:val="nil"/>
                <w:bottom w:space="0" w:sz="0" w:val="nil"/>
                <w:right w:space="0" w:sz="0" w:val="nil"/>
                <w:between w:space="0" w:sz="0" w:val="nil"/>
              </w:pBd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28</w:t>
            </w:r>
          </w:p>
        </w:tc>
        <w:tc>
          <w:tcPr>
            <w:tcBorders>
              <w:top w:color="000000" w:space="0" w:sz="4" w:val="single"/>
              <w:left w:color="000000" w:space="0" w:sz="4" w:val="single"/>
              <w:bottom w:color="000000" w:space="0" w:sz="4" w:val="single"/>
              <w:right w:color="000000" w:space="0" w:sz="4" w:val="single"/>
            </w:tcBorders>
            <w:tcMar>
              <w:top w:w="0.0" w:type="dxa"/>
              <w:left w:w="40.0" w:type="dxa"/>
              <w:bottom w:w="40.0" w:type="dxa"/>
              <w:right w:w="40.0" w:type="dxa"/>
            </w:tcMar>
            <w:vAlign w:val="center"/>
          </w:tcPr>
          <w:p w:rsidR="00000000" w:rsidDel="00000000" w:rsidP="00000000" w:rsidRDefault="00000000" w:rsidRPr="00000000" w14:paraId="000001E6">
            <w:pPr>
              <w:pageBreakBefore w:val="0"/>
              <w:pBdr>
                <w:top w:space="0" w:sz="0" w:val="nil"/>
                <w:left w:space="0" w:sz="0" w:val="nil"/>
                <w:bottom w:space="0" w:sz="0" w:val="nil"/>
                <w:right w:space="0" w:sz="0" w:val="nil"/>
                <w:between w:space="0" w:sz="0" w:val="nil"/>
              </w:pBd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800</w:t>
            </w:r>
          </w:p>
        </w:tc>
        <w:tc>
          <w:tcPr>
            <w:tcBorders>
              <w:top w:color="000000" w:space="0" w:sz="4" w:val="single"/>
              <w:left w:color="000000" w:space="0" w:sz="4" w:val="single"/>
              <w:bottom w:color="000000" w:space="0" w:sz="4" w:val="single"/>
              <w:right w:color="000000" w:space="0" w:sz="4" w:val="single"/>
            </w:tcBorders>
            <w:tcMar>
              <w:top w:w="0.0" w:type="dxa"/>
              <w:left w:w="40.0" w:type="dxa"/>
              <w:bottom w:w="40.0" w:type="dxa"/>
              <w:right w:w="40.0" w:type="dxa"/>
            </w:tcMar>
            <w:vAlign w:val="center"/>
          </w:tcPr>
          <w:p w:rsidR="00000000" w:rsidDel="00000000" w:rsidP="00000000" w:rsidRDefault="00000000" w:rsidRPr="00000000" w14:paraId="000001E7">
            <w:pPr>
              <w:pageBreakBefore w:val="0"/>
              <w:pBdr>
                <w:top w:space="0" w:sz="0" w:val="nil"/>
                <w:left w:space="0" w:sz="0" w:val="nil"/>
                <w:bottom w:space="0" w:sz="0" w:val="nil"/>
                <w:right w:space="0" w:sz="0" w:val="nil"/>
                <w:between w:space="0" w:sz="0" w:val="nil"/>
              </w:pBd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0</w:t>
            </w:r>
          </w:p>
        </w:tc>
        <w:tc>
          <w:tcPr>
            <w:vMerge w:val="continue"/>
            <w:tcBorders>
              <w:top w:color="000000" w:space="0" w:sz="0" w:val="nil"/>
              <w:left w:color="000000" w:space="0" w:sz="4"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18"/>
                <w:szCs w:val="18"/>
              </w:rPr>
            </w:pPr>
            <w:r w:rsidDel="00000000" w:rsidR="00000000" w:rsidRPr="00000000">
              <w:rPr>
                <w:rtl w:val="0"/>
              </w:rPr>
            </w:r>
          </w:p>
        </w:tc>
      </w:tr>
      <w:tr>
        <w:trPr>
          <w:cantSplit w:val="0"/>
          <w:trHeight w:val="500"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E9">
            <w:pPr>
              <w:pageBreakBefore w:val="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TEST</w:t>
            </w:r>
          </w:p>
        </w:tc>
        <w:tc>
          <w:tcPr>
            <w:tcBorders>
              <w:top w:color="000000" w:space="0" w:sz="0" w:val="nil"/>
              <w:left w:color="000000" w:space="0" w:sz="0" w:val="nil"/>
              <w:bottom w:color="000000" w:space="0" w:sz="8"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EA">
            <w:pPr>
              <w:pageBreakBefore w:val="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Chatbot DataBase</w:t>
            </w:r>
          </w:p>
        </w:tc>
        <w:tc>
          <w:tcPr>
            <w:tcBorders>
              <w:top w:color="000000" w:space="0" w:sz="4" w:val="single"/>
              <w:left w:color="000000" w:space="0" w:sz="4" w:val="single"/>
              <w:bottom w:color="000000" w:space="0" w:sz="4" w:val="single"/>
              <w:right w:color="000000" w:space="0" w:sz="4" w:val="single"/>
            </w:tcBorders>
            <w:tcMar>
              <w:top w:w="0.0" w:type="dxa"/>
              <w:left w:w="40.0" w:type="dxa"/>
              <w:bottom w:w="40.0" w:type="dxa"/>
              <w:right w:w="40.0" w:type="dxa"/>
            </w:tcMar>
            <w:vAlign w:val="center"/>
          </w:tcPr>
          <w:p w:rsidR="00000000" w:rsidDel="00000000" w:rsidP="00000000" w:rsidRDefault="00000000" w:rsidRPr="00000000" w14:paraId="000001EB">
            <w:pPr>
              <w:pageBreakBefore w:val="0"/>
              <w:pBdr>
                <w:top w:space="0" w:sz="0" w:val="nil"/>
                <w:left w:space="0" w:sz="0" w:val="nil"/>
                <w:bottom w:space="0" w:sz="0" w:val="nil"/>
                <w:right w:space="0" w:sz="0" w:val="nil"/>
                <w:between w:space="0" w:sz="0" w:val="nil"/>
              </w:pBd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w:t>
            </w:r>
          </w:p>
        </w:tc>
        <w:tc>
          <w:tcPr>
            <w:tcBorders>
              <w:top w:color="000000" w:space="0" w:sz="4" w:val="single"/>
              <w:left w:color="000000" w:space="0" w:sz="4" w:val="single"/>
              <w:bottom w:color="000000" w:space="0" w:sz="4" w:val="single"/>
              <w:right w:color="000000" w:space="0" w:sz="4" w:val="single"/>
            </w:tcBorders>
            <w:tcMar>
              <w:top w:w="0.0" w:type="dxa"/>
              <w:left w:w="40.0" w:type="dxa"/>
              <w:bottom w:w="40.0" w:type="dxa"/>
              <w:right w:w="40.0" w:type="dxa"/>
            </w:tcMar>
            <w:vAlign w:val="center"/>
          </w:tcPr>
          <w:p w:rsidR="00000000" w:rsidDel="00000000" w:rsidP="00000000" w:rsidRDefault="00000000" w:rsidRPr="00000000" w14:paraId="000001EC">
            <w:pPr>
              <w:pageBreakBefore w:val="0"/>
              <w:pBdr>
                <w:top w:space="0" w:sz="0" w:val="nil"/>
                <w:left w:space="0" w:sz="0" w:val="nil"/>
                <w:bottom w:space="0" w:sz="0" w:val="nil"/>
                <w:right w:space="0" w:sz="0" w:val="nil"/>
                <w:between w:space="0" w:sz="0" w:val="nil"/>
              </w:pBd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8</w:t>
            </w:r>
          </w:p>
        </w:tc>
        <w:tc>
          <w:tcPr>
            <w:tcBorders>
              <w:top w:color="000000" w:space="0" w:sz="4" w:val="single"/>
              <w:left w:color="000000" w:space="0" w:sz="4" w:val="single"/>
              <w:bottom w:color="000000" w:space="0" w:sz="4" w:val="single"/>
              <w:right w:color="000000" w:space="0" w:sz="4" w:val="single"/>
            </w:tcBorders>
            <w:tcMar>
              <w:top w:w="0.0" w:type="dxa"/>
              <w:left w:w="40.0" w:type="dxa"/>
              <w:bottom w:w="40.0" w:type="dxa"/>
              <w:right w:w="40.0" w:type="dxa"/>
            </w:tcMar>
            <w:vAlign w:val="center"/>
          </w:tcPr>
          <w:p w:rsidR="00000000" w:rsidDel="00000000" w:rsidP="00000000" w:rsidRDefault="00000000" w:rsidRPr="00000000" w14:paraId="000001ED">
            <w:pPr>
              <w:pageBreakBefore w:val="0"/>
              <w:pBdr>
                <w:top w:space="0" w:sz="0" w:val="nil"/>
                <w:left w:space="0" w:sz="0" w:val="nil"/>
                <w:bottom w:space="0" w:sz="0" w:val="nil"/>
                <w:right w:space="0" w:sz="0" w:val="nil"/>
                <w:between w:space="0" w:sz="0" w:val="nil"/>
              </w:pBd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20</w:t>
            </w:r>
          </w:p>
        </w:tc>
        <w:tc>
          <w:tcPr>
            <w:tcBorders>
              <w:top w:color="000000" w:space="0" w:sz="4" w:val="single"/>
              <w:left w:color="000000" w:space="0" w:sz="4" w:val="single"/>
              <w:bottom w:color="000000" w:space="0" w:sz="4" w:val="single"/>
              <w:right w:color="000000" w:space="0" w:sz="4" w:val="single"/>
            </w:tcBorders>
            <w:tcMar>
              <w:top w:w="0.0" w:type="dxa"/>
              <w:left w:w="40.0" w:type="dxa"/>
              <w:bottom w:w="40.0" w:type="dxa"/>
              <w:right w:w="40.0" w:type="dxa"/>
            </w:tcMar>
            <w:vAlign w:val="center"/>
          </w:tcPr>
          <w:p w:rsidR="00000000" w:rsidDel="00000000" w:rsidP="00000000" w:rsidRDefault="00000000" w:rsidRPr="00000000" w14:paraId="000001EE">
            <w:pPr>
              <w:pageBreakBefore w:val="0"/>
              <w:pBdr>
                <w:top w:space="0" w:sz="0" w:val="nil"/>
                <w:left w:space="0" w:sz="0" w:val="nil"/>
                <w:bottom w:space="0" w:sz="0" w:val="nil"/>
                <w:right w:space="0" w:sz="0" w:val="nil"/>
                <w:between w:space="0" w:sz="0" w:val="nil"/>
              </w:pBd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200</w:t>
            </w:r>
          </w:p>
        </w:tc>
        <w:tc>
          <w:tcPr>
            <w:tcBorders>
              <w:top w:color="000000" w:space="0" w:sz="4" w:val="single"/>
              <w:left w:color="000000" w:space="0" w:sz="4" w:val="single"/>
              <w:bottom w:color="000000" w:space="0" w:sz="4" w:val="single"/>
              <w:right w:color="000000" w:space="0" w:sz="4" w:val="single"/>
            </w:tcBorders>
            <w:tcMar>
              <w:top w:w="0.0" w:type="dxa"/>
              <w:left w:w="40.0" w:type="dxa"/>
              <w:bottom w:w="40.0" w:type="dxa"/>
              <w:right w:w="40.0" w:type="dxa"/>
            </w:tcMar>
            <w:vAlign w:val="center"/>
          </w:tcPr>
          <w:p w:rsidR="00000000" w:rsidDel="00000000" w:rsidP="00000000" w:rsidRDefault="00000000" w:rsidRPr="00000000" w14:paraId="000001EF">
            <w:pPr>
              <w:pageBreakBefore w:val="0"/>
              <w:pBdr>
                <w:top w:space="0" w:sz="0" w:val="nil"/>
                <w:left w:space="0" w:sz="0" w:val="nil"/>
                <w:bottom w:space="0" w:sz="0" w:val="nil"/>
                <w:right w:space="0" w:sz="0" w:val="nil"/>
                <w:between w:space="0" w:sz="0" w:val="nil"/>
              </w:pBd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0</w:t>
            </w:r>
          </w:p>
        </w:tc>
        <w:tc>
          <w:tcPr>
            <w:vMerge w:val="continue"/>
            <w:tcBorders>
              <w:top w:color="000000" w:space="0" w:sz="0" w:val="nil"/>
              <w:left w:color="000000" w:space="0" w:sz="4"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18"/>
                <w:szCs w:val="18"/>
              </w:rPr>
            </w:pPr>
            <w:r w:rsidDel="00000000" w:rsidR="00000000" w:rsidRPr="00000000">
              <w:rPr>
                <w:rtl w:val="0"/>
              </w:rPr>
            </w:r>
          </w:p>
        </w:tc>
      </w:tr>
      <w:tr>
        <w:trPr>
          <w:cantSplit w:val="0"/>
          <w:trHeight w:val="500"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F1">
            <w:pPr>
              <w:pageBreakBefore w:val="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DEV</w:t>
            </w:r>
          </w:p>
        </w:tc>
        <w:tc>
          <w:tcPr>
            <w:tcBorders>
              <w:top w:color="000000" w:space="0" w:sz="0" w:val="nil"/>
              <w:left w:color="000000" w:space="0" w:sz="0" w:val="nil"/>
              <w:bottom w:color="000000" w:space="0" w:sz="8"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F2">
            <w:pPr>
              <w:pageBreakBefore w:val="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Chatbot Services</w:t>
            </w:r>
          </w:p>
        </w:tc>
        <w:tc>
          <w:tcPr>
            <w:tcBorders>
              <w:top w:color="000000" w:space="0" w:sz="4" w:val="single"/>
              <w:left w:color="000000" w:space="0" w:sz="4" w:val="single"/>
              <w:bottom w:color="000000" w:space="0" w:sz="4" w:val="single"/>
              <w:right w:color="000000" w:space="0" w:sz="4" w:val="single"/>
            </w:tcBorders>
            <w:tcMar>
              <w:top w:w="0.0" w:type="dxa"/>
              <w:left w:w="40.0" w:type="dxa"/>
              <w:bottom w:w="40.0" w:type="dxa"/>
              <w:right w:w="40.0" w:type="dxa"/>
            </w:tcMar>
            <w:vAlign w:val="center"/>
          </w:tcPr>
          <w:p w:rsidR="00000000" w:rsidDel="00000000" w:rsidP="00000000" w:rsidRDefault="00000000" w:rsidRPr="00000000" w14:paraId="000001F3">
            <w:pPr>
              <w:pageBreakBefore w:val="0"/>
              <w:pBdr>
                <w:top w:space="0" w:sz="0" w:val="nil"/>
                <w:left w:space="0" w:sz="0" w:val="nil"/>
                <w:bottom w:space="0" w:sz="0" w:val="nil"/>
                <w:right w:space="0" w:sz="0" w:val="nil"/>
                <w:between w:space="0" w:sz="0" w:val="nil"/>
              </w:pBd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4</w:t>
            </w:r>
          </w:p>
        </w:tc>
        <w:tc>
          <w:tcPr>
            <w:tcBorders>
              <w:top w:color="000000" w:space="0" w:sz="4" w:val="single"/>
              <w:left w:color="000000" w:space="0" w:sz="4" w:val="single"/>
              <w:bottom w:color="000000" w:space="0" w:sz="4" w:val="single"/>
              <w:right w:color="000000" w:space="0" w:sz="4" w:val="single"/>
            </w:tcBorders>
            <w:tcMar>
              <w:top w:w="0.0" w:type="dxa"/>
              <w:left w:w="40.0" w:type="dxa"/>
              <w:bottom w:w="40.0" w:type="dxa"/>
              <w:right w:w="40.0" w:type="dxa"/>
            </w:tcMar>
            <w:vAlign w:val="center"/>
          </w:tcPr>
          <w:p w:rsidR="00000000" w:rsidDel="00000000" w:rsidP="00000000" w:rsidRDefault="00000000" w:rsidRPr="00000000" w14:paraId="000001F4">
            <w:pPr>
              <w:pageBreakBefore w:val="0"/>
              <w:pBdr>
                <w:top w:space="0" w:sz="0" w:val="nil"/>
                <w:left w:space="0" w:sz="0" w:val="nil"/>
                <w:bottom w:space="0" w:sz="0" w:val="nil"/>
                <w:right w:space="0" w:sz="0" w:val="nil"/>
                <w:between w:space="0" w:sz="0" w:val="nil"/>
              </w:pBd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14</w:t>
            </w:r>
          </w:p>
        </w:tc>
        <w:tc>
          <w:tcPr>
            <w:tcBorders>
              <w:top w:color="000000" w:space="0" w:sz="4" w:val="single"/>
              <w:left w:color="000000" w:space="0" w:sz="4" w:val="single"/>
              <w:bottom w:color="000000" w:space="0" w:sz="4" w:val="single"/>
              <w:right w:color="000000" w:space="0" w:sz="4" w:val="single"/>
            </w:tcBorders>
            <w:tcMar>
              <w:top w:w="0.0" w:type="dxa"/>
              <w:left w:w="40.0" w:type="dxa"/>
              <w:bottom w:w="40.0" w:type="dxa"/>
              <w:right w:w="40.0" w:type="dxa"/>
            </w:tcMar>
            <w:vAlign w:val="center"/>
          </w:tcPr>
          <w:p w:rsidR="00000000" w:rsidDel="00000000" w:rsidP="00000000" w:rsidRDefault="00000000" w:rsidRPr="00000000" w14:paraId="000001F5">
            <w:pPr>
              <w:pageBreakBefore w:val="0"/>
              <w:pBdr>
                <w:top w:space="0" w:sz="0" w:val="nil"/>
                <w:left w:space="0" w:sz="0" w:val="nil"/>
                <w:bottom w:space="0" w:sz="0" w:val="nil"/>
                <w:right w:space="0" w:sz="0" w:val="nil"/>
                <w:between w:space="0" w:sz="0" w:val="nil"/>
              </w:pBd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14</w:t>
            </w:r>
          </w:p>
        </w:tc>
        <w:tc>
          <w:tcPr>
            <w:tcBorders>
              <w:top w:color="000000" w:space="0" w:sz="4" w:val="single"/>
              <w:left w:color="000000" w:space="0" w:sz="4" w:val="single"/>
              <w:bottom w:color="000000" w:space="0" w:sz="4" w:val="single"/>
              <w:right w:color="000000" w:space="0" w:sz="4" w:val="single"/>
            </w:tcBorders>
            <w:tcMar>
              <w:top w:w="0.0" w:type="dxa"/>
              <w:left w:w="40.0" w:type="dxa"/>
              <w:bottom w:w="40.0" w:type="dxa"/>
              <w:right w:w="40.0" w:type="dxa"/>
            </w:tcMar>
            <w:vAlign w:val="center"/>
          </w:tcPr>
          <w:p w:rsidR="00000000" w:rsidDel="00000000" w:rsidP="00000000" w:rsidRDefault="00000000" w:rsidRPr="00000000" w14:paraId="000001F6">
            <w:pPr>
              <w:pageBreakBefore w:val="0"/>
              <w:pBdr>
                <w:top w:space="0" w:sz="0" w:val="nil"/>
                <w:left w:space="0" w:sz="0" w:val="nil"/>
                <w:bottom w:space="0" w:sz="0" w:val="nil"/>
                <w:right w:space="0" w:sz="0" w:val="nil"/>
                <w:between w:space="0" w:sz="0" w:val="nil"/>
              </w:pBd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400</w:t>
            </w:r>
          </w:p>
        </w:tc>
        <w:tc>
          <w:tcPr>
            <w:tcBorders>
              <w:top w:color="000000" w:space="0" w:sz="4" w:val="single"/>
              <w:left w:color="000000" w:space="0" w:sz="4" w:val="single"/>
              <w:bottom w:color="000000" w:space="0" w:sz="4" w:val="single"/>
              <w:right w:color="000000" w:space="0" w:sz="4" w:val="single"/>
            </w:tcBorders>
            <w:tcMar>
              <w:top w:w="0.0" w:type="dxa"/>
              <w:left w:w="40.0" w:type="dxa"/>
              <w:bottom w:w="40.0" w:type="dxa"/>
              <w:right w:w="40.0" w:type="dxa"/>
            </w:tcMar>
            <w:vAlign w:val="center"/>
          </w:tcPr>
          <w:p w:rsidR="00000000" w:rsidDel="00000000" w:rsidP="00000000" w:rsidRDefault="00000000" w:rsidRPr="00000000" w14:paraId="000001F7">
            <w:pPr>
              <w:pageBreakBefore w:val="0"/>
              <w:pBdr>
                <w:top w:space="0" w:sz="0" w:val="nil"/>
                <w:left w:space="0" w:sz="0" w:val="nil"/>
                <w:bottom w:space="0" w:sz="0" w:val="nil"/>
                <w:right w:space="0" w:sz="0" w:val="nil"/>
                <w:between w:space="0" w:sz="0" w:val="nil"/>
              </w:pBd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0</w:t>
            </w:r>
          </w:p>
        </w:tc>
        <w:tc>
          <w:tcPr>
            <w:vMerge w:val="continue"/>
            <w:tcBorders>
              <w:top w:color="000000" w:space="0" w:sz="0" w:val="nil"/>
              <w:left w:color="000000" w:space="0" w:sz="4"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18"/>
                <w:szCs w:val="18"/>
              </w:rPr>
            </w:pPr>
            <w:r w:rsidDel="00000000" w:rsidR="00000000" w:rsidRPr="00000000">
              <w:rPr>
                <w:rtl w:val="0"/>
              </w:rPr>
            </w:r>
          </w:p>
        </w:tc>
      </w:tr>
      <w:tr>
        <w:trPr>
          <w:cantSplit w:val="0"/>
          <w:trHeight w:val="51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F9">
            <w:pPr>
              <w:pageBreakBefore w:val="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DEV</w:t>
            </w:r>
          </w:p>
        </w:tc>
        <w:tc>
          <w:tcPr>
            <w:tcBorders>
              <w:top w:color="000000" w:space="0" w:sz="0" w:val="nil"/>
              <w:left w:color="000000" w:space="0" w:sz="0" w:val="nil"/>
              <w:bottom w:color="000000" w:space="0" w:sz="8"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FA">
            <w:pPr>
              <w:pageBreakBefore w:val="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Chatbot DataBase</w:t>
            </w:r>
          </w:p>
        </w:tc>
        <w:tc>
          <w:tcPr>
            <w:tcBorders>
              <w:top w:color="000000" w:space="0" w:sz="4" w:val="single"/>
              <w:left w:color="000000" w:space="0" w:sz="4" w:val="single"/>
              <w:bottom w:color="000000" w:space="0" w:sz="4" w:val="single"/>
              <w:right w:color="000000" w:space="0" w:sz="4" w:val="single"/>
            </w:tcBorders>
            <w:tcMar>
              <w:top w:w="0.0" w:type="dxa"/>
              <w:left w:w="40.0" w:type="dxa"/>
              <w:bottom w:w="40.0" w:type="dxa"/>
              <w:right w:w="40.0" w:type="dxa"/>
            </w:tcMar>
            <w:vAlign w:val="center"/>
          </w:tcPr>
          <w:p w:rsidR="00000000" w:rsidDel="00000000" w:rsidP="00000000" w:rsidRDefault="00000000" w:rsidRPr="00000000" w14:paraId="000001FB">
            <w:pPr>
              <w:pageBreakBefore w:val="0"/>
              <w:pBdr>
                <w:top w:space="0" w:sz="0" w:val="nil"/>
                <w:left w:space="0" w:sz="0" w:val="nil"/>
                <w:bottom w:space="0" w:sz="0" w:val="nil"/>
                <w:right w:space="0" w:sz="0" w:val="nil"/>
                <w:between w:space="0" w:sz="0" w:val="nil"/>
              </w:pBd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w:t>
            </w:r>
          </w:p>
        </w:tc>
        <w:tc>
          <w:tcPr>
            <w:tcBorders>
              <w:top w:color="000000" w:space="0" w:sz="4" w:val="single"/>
              <w:left w:color="000000" w:space="0" w:sz="4" w:val="single"/>
              <w:bottom w:color="000000" w:space="0" w:sz="4" w:val="single"/>
              <w:right w:color="000000" w:space="0" w:sz="4" w:val="single"/>
            </w:tcBorders>
            <w:tcMar>
              <w:top w:w="0.0" w:type="dxa"/>
              <w:left w:w="40.0" w:type="dxa"/>
              <w:bottom w:w="40.0" w:type="dxa"/>
              <w:right w:w="40.0" w:type="dxa"/>
            </w:tcMar>
            <w:vAlign w:val="center"/>
          </w:tcPr>
          <w:p w:rsidR="00000000" w:rsidDel="00000000" w:rsidP="00000000" w:rsidRDefault="00000000" w:rsidRPr="00000000" w14:paraId="000001FC">
            <w:pPr>
              <w:pageBreakBefore w:val="0"/>
              <w:pBdr>
                <w:top w:space="0" w:sz="0" w:val="nil"/>
                <w:left w:space="0" w:sz="0" w:val="nil"/>
                <w:bottom w:space="0" w:sz="0" w:val="nil"/>
                <w:right w:space="0" w:sz="0" w:val="nil"/>
                <w:between w:space="0" w:sz="0" w:val="nil"/>
              </w:pBd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4</w:t>
            </w:r>
          </w:p>
        </w:tc>
        <w:tc>
          <w:tcPr>
            <w:tcBorders>
              <w:top w:color="000000" w:space="0" w:sz="4" w:val="single"/>
              <w:left w:color="000000" w:space="0" w:sz="4" w:val="single"/>
              <w:bottom w:color="000000" w:space="0" w:sz="4" w:val="single"/>
              <w:right w:color="000000" w:space="0" w:sz="4" w:val="single"/>
            </w:tcBorders>
            <w:tcMar>
              <w:top w:w="0.0" w:type="dxa"/>
              <w:left w:w="40.0" w:type="dxa"/>
              <w:bottom w:w="40.0" w:type="dxa"/>
              <w:right w:w="40.0" w:type="dxa"/>
            </w:tcMar>
            <w:vAlign w:val="center"/>
          </w:tcPr>
          <w:p w:rsidR="00000000" w:rsidDel="00000000" w:rsidP="00000000" w:rsidRDefault="00000000" w:rsidRPr="00000000" w14:paraId="000001FD">
            <w:pPr>
              <w:pageBreakBefore w:val="0"/>
              <w:pBdr>
                <w:top w:space="0" w:sz="0" w:val="nil"/>
                <w:left w:space="0" w:sz="0" w:val="nil"/>
                <w:bottom w:space="0" w:sz="0" w:val="nil"/>
                <w:right w:space="0" w:sz="0" w:val="nil"/>
                <w:between w:space="0" w:sz="0" w:val="nil"/>
              </w:pBd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10</w:t>
            </w:r>
          </w:p>
        </w:tc>
        <w:tc>
          <w:tcPr>
            <w:tcBorders>
              <w:top w:color="000000" w:space="0" w:sz="4" w:val="single"/>
              <w:left w:color="000000" w:space="0" w:sz="4" w:val="single"/>
              <w:bottom w:color="000000" w:space="0" w:sz="4" w:val="single"/>
              <w:right w:color="000000" w:space="0" w:sz="4" w:val="single"/>
            </w:tcBorders>
            <w:tcMar>
              <w:top w:w="0.0" w:type="dxa"/>
              <w:left w:w="40.0" w:type="dxa"/>
              <w:bottom w:w="40.0" w:type="dxa"/>
              <w:right w:w="40.0" w:type="dxa"/>
            </w:tcMar>
            <w:vAlign w:val="center"/>
          </w:tcPr>
          <w:p w:rsidR="00000000" w:rsidDel="00000000" w:rsidP="00000000" w:rsidRDefault="00000000" w:rsidRPr="00000000" w14:paraId="000001FE">
            <w:pPr>
              <w:pageBreakBefore w:val="0"/>
              <w:pBdr>
                <w:top w:space="0" w:sz="0" w:val="nil"/>
                <w:left w:space="0" w:sz="0" w:val="nil"/>
                <w:bottom w:space="0" w:sz="0" w:val="nil"/>
                <w:right w:space="0" w:sz="0" w:val="nil"/>
                <w:between w:space="0" w:sz="0" w:val="nil"/>
              </w:pBd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100</w:t>
            </w:r>
          </w:p>
        </w:tc>
        <w:tc>
          <w:tcPr>
            <w:tcBorders>
              <w:top w:color="000000" w:space="0" w:sz="4" w:val="single"/>
              <w:left w:color="000000" w:space="0" w:sz="4" w:val="single"/>
              <w:bottom w:color="000000" w:space="0" w:sz="4" w:val="single"/>
              <w:right w:color="000000" w:space="0" w:sz="4" w:val="single"/>
            </w:tcBorders>
            <w:tcMar>
              <w:top w:w="0.0" w:type="dxa"/>
              <w:left w:w="40.0" w:type="dxa"/>
              <w:bottom w:w="40.0" w:type="dxa"/>
              <w:right w:w="40.0" w:type="dxa"/>
            </w:tcMar>
            <w:vAlign w:val="center"/>
          </w:tcPr>
          <w:p w:rsidR="00000000" w:rsidDel="00000000" w:rsidP="00000000" w:rsidRDefault="00000000" w:rsidRPr="00000000" w14:paraId="000001FF">
            <w:pPr>
              <w:pageBreakBefore w:val="0"/>
              <w:pBdr>
                <w:top w:space="0" w:sz="0" w:val="nil"/>
                <w:left w:space="0" w:sz="0" w:val="nil"/>
                <w:bottom w:space="0" w:sz="0" w:val="nil"/>
                <w:right w:space="0" w:sz="0" w:val="nil"/>
                <w:between w:space="0" w:sz="0" w:val="nil"/>
              </w:pBd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0</w:t>
            </w:r>
          </w:p>
        </w:tc>
        <w:tc>
          <w:tcPr>
            <w:vMerge w:val="continue"/>
            <w:tcBorders>
              <w:top w:color="000000" w:space="0" w:sz="0" w:val="nil"/>
              <w:left w:color="000000" w:space="0" w:sz="4"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2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18"/>
                <w:szCs w:val="18"/>
              </w:rPr>
            </w:pPr>
            <w:r w:rsidDel="00000000" w:rsidR="00000000" w:rsidRPr="00000000">
              <w:rPr>
                <w:rtl w:val="0"/>
              </w:rPr>
            </w:r>
          </w:p>
        </w:tc>
      </w:tr>
    </w:tbl>
    <w:p w:rsidR="00000000" w:rsidDel="00000000" w:rsidP="00000000" w:rsidRDefault="00000000" w:rsidRPr="00000000" w14:paraId="00000201">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202">
      <w:pPr>
        <w:pageBreakBefore w:val="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На этапах 2 и 3:</w:t>
      </w:r>
    </w:p>
    <w:p w:rsidR="00000000" w:rsidDel="00000000" w:rsidP="00000000" w:rsidRDefault="00000000" w:rsidRPr="00000000" w14:paraId="00000203">
      <w:pPr>
        <w:pageBreakBefore w:val="0"/>
        <w:rPr>
          <w:rFonts w:ascii="Times New Roman" w:cs="Times New Roman" w:eastAsia="Times New Roman" w:hAnsi="Times New Roman"/>
          <w:color w:val="1f497d"/>
        </w:rPr>
      </w:pPr>
      <w:r w:rsidDel="00000000" w:rsidR="00000000" w:rsidRPr="00000000">
        <w:rPr>
          <w:rtl w:val="0"/>
        </w:rPr>
      </w:r>
    </w:p>
    <w:tbl>
      <w:tblPr>
        <w:tblStyle w:val="Table4"/>
        <w:tblW w:w="10830.0" w:type="dxa"/>
        <w:jc w:val="left"/>
        <w:tblInd w:w="-70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00"/>
        <w:gridCol w:w="1305"/>
        <w:gridCol w:w="1080"/>
        <w:gridCol w:w="870"/>
        <w:gridCol w:w="840"/>
        <w:gridCol w:w="1065"/>
        <w:gridCol w:w="1050"/>
        <w:gridCol w:w="3420"/>
        <w:tblGridChange w:id="0">
          <w:tblGrid>
            <w:gridCol w:w="1200"/>
            <w:gridCol w:w="1305"/>
            <w:gridCol w:w="1080"/>
            <w:gridCol w:w="870"/>
            <w:gridCol w:w="840"/>
            <w:gridCol w:w="1065"/>
            <w:gridCol w:w="1050"/>
            <w:gridCol w:w="3420"/>
          </w:tblGrid>
        </w:tblGridChange>
      </w:tblGrid>
      <w:tr>
        <w:trPr>
          <w:cantSplit w:val="0"/>
          <w:trHeight w:val="11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04">
            <w:pPr>
              <w:pageBreakBefore w:val="0"/>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Окружение</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05">
            <w:pPr>
              <w:pageBreakBefore w:val="0"/>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Назначение</w:t>
            </w:r>
          </w:p>
        </w:tc>
        <w:tc>
          <w:tcPr>
            <w:tcBorders>
              <w:top w:color="000000" w:space="0" w:sz="8" w:val="single"/>
              <w:left w:color="000000" w:space="0" w:sz="0" w:val="nil"/>
              <w:bottom w:color="000000" w:space="0" w:sz="4"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06">
            <w:pPr>
              <w:pageBreakBefore w:val="0"/>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Кол-во серверов</w:t>
            </w:r>
          </w:p>
        </w:tc>
        <w:tc>
          <w:tcPr>
            <w:tcBorders>
              <w:top w:color="000000" w:space="0" w:sz="8" w:val="single"/>
              <w:left w:color="000000" w:space="0" w:sz="0" w:val="nil"/>
              <w:bottom w:color="000000" w:space="0" w:sz="4"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07">
            <w:pPr>
              <w:pageBreakBefore w:val="0"/>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Кол-во vCPU, общее</w:t>
            </w:r>
          </w:p>
        </w:tc>
        <w:tc>
          <w:tcPr>
            <w:tcBorders>
              <w:top w:color="000000" w:space="0" w:sz="8" w:val="single"/>
              <w:left w:color="000000" w:space="0" w:sz="0" w:val="nil"/>
              <w:bottom w:color="000000" w:space="0" w:sz="4"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08">
            <w:pPr>
              <w:pageBreakBefore w:val="0"/>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ОЗУ, GB, общее</w:t>
            </w:r>
          </w:p>
        </w:tc>
        <w:tc>
          <w:tcPr>
            <w:tcBorders>
              <w:top w:color="000000" w:space="0" w:sz="8" w:val="single"/>
              <w:left w:color="000000" w:space="0" w:sz="0" w:val="nil"/>
              <w:bottom w:color="000000" w:space="0" w:sz="4"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09">
            <w:pPr>
              <w:pageBreakBefore w:val="0"/>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vHDD Silver, Gb (400 iops), общее</w:t>
            </w:r>
          </w:p>
        </w:tc>
        <w:tc>
          <w:tcPr>
            <w:tcBorders>
              <w:top w:color="000000" w:space="0" w:sz="8" w:val="single"/>
              <w:left w:color="000000" w:space="0" w:sz="0" w:val="nil"/>
              <w:bottom w:color="000000" w:space="0" w:sz="4"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0A">
            <w:pPr>
              <w:pageBreakBefore w:val="0"/>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vHDD Gold, Gb (2000 iops), общее</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0B">
            <w:pPr>
              <w:pageBreakBefore w:val="0"/>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Комментарий</w:t>
            </w:r>
          </w:p>
        </w:tc>
      </w:tr>
      <w:tr>
        <w:trPr>
          <w:cantSplit w:val="0"/>
          <w:trHeight w:val="630"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0C">
            <w:pPr>
              <w:pageBreakBefore w:val="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PROD</w:t>
            </w:r>
          </w:p>
        </w:tc>
        <w:tc>
          <w:tcPr>
            <w:tcBorders>
              <w:top w:color="000000" w:space="0" w:sz="0" w:val="nil"/>
              <w:left w:color="000000" w:space="0" w:sz="0" w:val="nil"/>
              <w:bottom w:color="000000" w:space="0" w:sz="8"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20D">
            <w:pPr>
              <w:pageBreakBefore w:val="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Chatbot Services</w:t>
            </w:r>
          </w:p>
        </w:tc>
        <w:tc>
          <w:tcPr>
            <w:tcBorders>
              <w:top w:color="000000" w:space="0" w:sz="4" w:val="single"/>
              <w:left w:color="000000" w:space="0" w:sz="4" w:val="single"/>
              <w:bottom w:color="000000" w:space="0" w:sz="4" w:val="single"/>
              <w:right w:color="000000" w:space="0" w:sz="4" w:val="single"/>
            </w:tcBorders>
            <w:tcMar>
              <w:top w:w="0.0" w:type="dxa"/>
              <w:left w:w="40.0" w:type="dxa"/>
              <w:bottom w:w="40.0" w:type="dxa"/>
              <w:right w:w="40.0" w:type="dxa"/>
            </w:tcMar>
            <w:vAlign w:val="center"/>
          </w:tcPr>
          <w:p w:rsidR="00000000" w:rsidDel="00000000" w:rsidP="00000000" w:rsidRDefault="00000000" w:rsidRPr="00000000" w14:paraId="0000020E">
            <w:pPr>
              <w:pageBreakBefore w:val="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16</w:t>
            </w:r>
          </w:p>
        </w:tc>
        <w:tc>
          <w:tcPr>
            <w:tcBorders>
              <w:top w:color="000000" w:space="0" w:sz="4" w:val="single"/>
              <w:left w:color="000000" w:space="0" w:sz="4" w:val="single"/>
              <w:bottom w:color="000000" w:space="0" w:sz="4" w:val="single"/>
              <w:right w:color="000000" w:space="0" w:sz="4" w:val="single"/>
            </w:tcBorders>
            <w:tcMar>
              <w:top w:w="0.0" w:type="dxa"/>
              <w:left w:w="40.0" w:type="dxa"/>
              <w:bottom w:w="40.0" w:type="dxa"/>
              <w:right w:w="40.0" w:type="dxa"/>
            </w:tcMar>
            <w:vAlign w:val="center"/>
          </w:tcPr>
          <w:p w:rsidR="00000000" w:rsidDel="00000000" w:rsidP="00000000" w:rsidRDefault="00000000" w:rsidRPr="00000000" w14:paraId="0000020F">
            <w:pPr>
              <w:pageBreakBefore w:val="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88</w:t>
            </w:r>
          </w:p>
        </w:tc>
        <w:tc>
          <w:tcPr>
            <w:tcBorders>
              <w:top w:color="000000" w:space="0" w:sz="4" w:val="single"/>
              <w:left w:color="000000" w:space="0" w:sz="4" w:val="single"/>
              <w:bottom w:color="000000" w:space="0" w:sz="4" w:val="single"/>
              <w:right w:color="000000" w:space="0" w:sz="4" w:val="single"/>
            </w:tcBorders>
            <w:tcMar>
              <w:top w:w="0.0" w:type="dxa"/>
              <w:left w:w="40.0" w:type="dxa"/>
              <w:bottom w:w="40.0" w:type="dxa"/>
              <w:right w:w="40.0" w:type="dxa"/>
            </w:tcMar>
            <w:vAlign w:val="center"/>
          </w:tcPr>
          <w:p w:rsidR="00000000" w:rsidDel="00000000" w:rsidP="00000000" w:rsidRDefault="00000000" w:rsidRPr="00000000" w14:paraId="00000210">
            <w:pPr>
              <w:pageBreakBefore w:val="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144</w:t>
            </w:r>
          </w:p>
        </w:tc>
        <w:tc>
          <w:tcPr>
            <w:tcBorders>
              <w:top w:color="000000" w:space="0" w:sz="4" w:val="single"/>
              <w:left w:color="000000" w:space="0" w:sz="4" w:val="single"/>
              <w:bottom w:color="000000" w:space="0" w:sz="4" w:val="single"/>
              <w:right w:color="000000" w:space="0" w:sz="4" w:val="single"/>
            </w:tcBorders>
            <w:tcMar>
              <w:top w:w="0.0" w:type="dxa"/>
              <w:left w:w="40.0" w:type="dxa"/>
              <w:bottom w:w="40.0" w:type="dxa"/>
              <w:right w:w="40.0" w:type="dxa"/>
            </w:tcMar>
            <w:vAlign w:val="center"/>
          </w:tcPr>
          <w:p w:rsidR="00000000" w:rsidDel="00000000" w:rsidP="00000000" w:rsidRDefault="00000000" w:rsidRPr="00000000" w14:paraId="00000211">
            <w:pPr>
              <w:pageBreakBefore w:val="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3200</w:t>
            </w:r>
          </w:p>
        </w:tc>
        <w:tc>
          <w:tcPr>
            <w:tcBorders>
              <w:top w:color="000000" w:space="0" w:sz="4" w:val="single"/>
              <w:left w:color="000000" w:space="0" w:sz="4" w:val="single"/>
              <w:bottom w:color="000000" w:space="0" w:sz="4" w:val="single"/>
              <w:right w:color="000000" w:space="0" w:sz="4" w:val="single"/>
            </w:tcBorders>
            <w:tcMar>
              <w:top w:w="0.0" w:type="dxa"/>
              <w:left w:w="40.0" w:type="dxa"/>
              <w:bottom w:w="40.0" w:type="dxa"/>
              <w:right w:w="40.0" w:type="dxa"/>
            </w:tcMar>
            <w:vAlign w:val="center"/>
          </w:tcPr>
          <w:p w:rsidR="00000000" w:rsidDel="00000000" w:rsidP="00000000" w:rsidRDefault="00000000" w:rsidRPr="00000000" w14:paraId="00000212">
            <w:pPr>
              <w:pageBreakBefore w:val="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1600</w:t>
            </w:r>
          </w:p>
        </w:tc>
        <w:tc>
          <w:tcPr>
            <w:vMerge w:val="restart"/>
            <w:tcBorders>
              <w:top w:color="000000" w:space="0" w:sz="0" w:val="nil"/>
              <w:left w:color="000000" w:space="0" w:sz="4"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213">
            <w:pPr>
              <w:pageBreakBefore w:val="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Все мощности для одного решения, размещение в 2-х ЦОД (гео-резервирование)</w:t>
            </w:r>
          </w:p>
        </w:tc>
      </w:tr>
      <w:tr>
        <w:trPr>
          <w:cantSplit w:val="0"/>
          <w:trHeight w:val="49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14">
            <w:pPr>
              <w:pageBreakBefore w:val="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PROD</w:t>
            </w:r>
          </w:p>
        </w:tc>
        <w:tc>
          <w:tcPr>
            <w:tcBorders>
              <w:top w:color="000000" w:space="0" w:sz="0" w:val="nil"/>
              <w:left w:color="000000" w:space="0" w:sz="0" w:val="nil"/>
              <w:bottom w:color="000000" w:space="0" w:sz="8"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215">
            <w:pPr>
              <w:pageBreakBefore w:val="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Chatbot DataBase</w:t>
            </w:r>
          </w:p>
        </w:tc>
        <w:tc>
          <w:tcPr>
            <w:tcBorders>
              <w:top w:color="000000" w:space="0" w:sz="4" w:val="single"/>
              <w:left w:color="000000" w:space="0" w:sz="4" w:val="single"/>
              <w:bottom w:color="000000" w:space="0" w:sz="4" w:val="single"/>
              <w:right w:color="000000" w:space="0" w:sz="4" w:val="single"/>
            </w:tcBorders>
            <w:tcMar>
              <w:top w:w="0.0" w:type="dxa"/>
              <w:left w:w="40.0" w:type="dxa"/>
              <w:bottom w:w="40.0" w:type="dxa"/>
              <w:right w:w="40.0" w:type="dxa"/>
            </w:tcMar>
            <w:vAlign w:val="center"/>
          </w:tcPr>
          <w:p w:rsidR="00000000" w:rsidDel="00000000" w:rsidP="00000000" w:rsidRDefault="00000000" w:rsidRPr="00000000" w14:paraId="00000216">
            <w:pPr>
              <w:pageBreakBefore w:val="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4</w:t>
            </w:r>
          </w:p>
        </w:tc>
        <w:tc>
          <w:tcPr>
            <w:tcBorders>
              <w:top w:color="000000" w:space="0" w:sz="4" w:val="single"/>
              <w:left w:color="000000" w:space="0" w:sz="4" w:val="single"/>
              <w:bottom w:color="000000" w:space="0" w:sz="4" w:val="single"/>
              <w:right w:color="000000" w:space="0" w:sz="4" w:val="single"/>
            </w:tcBorders>
            <w:tcMar>
              <w:top w:w="0.0" w:type="dxa"/>
              <w:left w:w="40.0" w:type="dxa"/>
              <w:bottom w:w="40.0" w:type="dxa"/>
              <w:right w:w="40.0" w:type="dxa"/>
            </w:tcMar>
            <w:vAlign w:val="center"/>
          </w:tcPr>
          <w:p w:rsidR="00000000" w:rsidDel="00000000" w:rsidP="00000000" w:rsidRDefault="00000000" w:rsidRPr="00000000" w14:paraId="00000217">
            <w:pPr>
              <w:pageBreakBefore w:val="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32</w:t>
            </w:r>
          </w:p>
        </w:tc>
        <w:tc>
          <w:tcPr>
            <w:tcBorders>
              <w:top w:color="000000" w:space="0" w:sz="4" w:val="single"/>
              <w:left w:color="000000" w:space="0" w:sz="4" w:val="single"/>
              <w:bottom w:color="000000" w:space="0" w:sz="4" w:val="single"/>
              <w:right w:color="000000" w:space="0" w:sz="4" w:val="single"/>
            </w:tcBorders>
            <w:tcMar>
              <w:top w:w="0.0" w:type="dxa"/>
              <w:left w:w="40.0" w:type="dxa"/>
              <w:bottom w:w="40.0" w:type="dxa"/>
              <w:right w:w="40.0" w:type="dxa"/>
            </w:tcMar>
            <w:vAlign w:val="center"/>
          </w:tcPr>
          <w:p w:rsidR="00000000" w:rsidDel="00000000" w:rsidP="00000000" w:rsidRDefault="00000000" w:rsidRPr="00000000" w14:paraId="00000218">
            <w:pPr>
              <w:pageBreakBefore w:val="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64</w:t>
            </w:r>
          </w:p>
        </w:tc>
        <w:tc>
          <w:tcPr>
            <w:tcBorders>
              <w:top w:color="000000" w:space="0" w:sz="4" w:val="single"/>
              <w:left w:color="000000" w:space="0" w:sz="4" w:val="single"/>
              <w:bottom w:color="000000" w:space="0" w:sz="4" w:val="single"/>
              <w:right w:color="000000" w:space="0" w:sz="4" w:val="single"/>
            </w:tcBorders>
            <w:tcMar>
              <w:top w:w="0.0" w:type="dxa"/>
              <w:left w:w="40.0" w:type="dxa"/>
              <w:bottom w:w="40.0" w:type="dxa"/>
              <w:right w:w="40.0" w:type="dxa"/>
            </w:tcMar>
            <w:vAlign w:val="center"/>
          </w:tcPr>
          <w:p w:rsidR="00000000" w:rsidDel="00000000" w:rsidP="00000000" w:rsidRDefault="00000000" w:rsidRPr="00000000" w14:paraId="00000219">
            <w:pPr>
              <w:pageBreakBefore w:val="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2000</w:t>
            </w:r>
          </w:p>
        </w:tc>
        <w:tc>
          <w:tcPr>
            <w:tcBorders>
              <w:top w:color="000000" w:space="0" w:sz="4" w:val="single"/>
              <w:left w:color="000000" w:space="0" w:sz="4" w:val="single"/>
              <w:bottom w:color="000000" w:space="0" w:sz="4" w:val="single"/>
              <w:right w:color="000000" w:space="0" w:sz="4" w:val="single"/>
            </w:tcBorders>
            <w:tcMar>
              <w:top w:w="0.0" w:type="dxa"/>
              <w:left w:w="40.0" w:type="dxa"/>
              <w:bottom w:w="40.0" w:type="dxa"/>
              <w:right w:w="40.0" w:type="dxa"/>
            </w:tcMar>
            <w:vAlign w:val="center"/>
          </w:tcPr>
          <w:p w:rsidR="00000000" w:rsidDel="00000000" w:rsidP="00000000" w:rsidRDefault="00000000" w:rsidRPr="00000000" w14:paraId="0000021A">
            <w:pPr>
              <w:pageBreakBefore w:val="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1200</w:t>
            </w:r>
          </w:p>
        </w:tc>
        <w:tc>
          <w:tcPr>
            <w:vMerge w:val="continue"/>
            <w:tcBorders>
              <w:top w:color="000000" w:space="0" w:sz="0" w:val="nil"/>
              <w:left w:color="000000" w:space="0" w:sz="4"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2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18"/>
                <w:szCs w:val="18"/>
              </w:rPr>
            </w:pPr>
            <w:r w:rsidDel="00000000" w:rsidR="00000000" w:rsidRPr="00000000">
              <w:rPr>
                <w:rtl w:val="0"/>
              </w:rPr>
            </w:r>
          </w:p>
        </w:tc>
      </w:tr>
      <w:tr>
        <w:trPr>
          <w:cantSplit w:val="0"/>
          <w:trHeight w:val="500"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1C">
            <w:pPr>
              <w:pageBreakBefore w:val="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PREPROD</w:t>
            </w:r>
          </w:p>
        </w:tc>
        <w:tc>
          <w:tcPr>
            <w:tcBorders>
              <w:top w:color="000000" w:space="0" w:sz="0" w:val="nil"/>
              <w:left w:color="000000" w:space="0" w:sz="0" w:val="nil"/>
              <w:bottom w:color="000000" w:space="0" w:sz="8"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21D">
            <w:pPr>
              <w:pageBreakBefore w:val="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Chatbot Services</w:t>
            </w:r>
          </w:p>
        </w:tc>
        <w:tc>
          <w:tcPr>
            <w:tcBorders>
              <w:top w:color="000000" w:space="0" w:sz="4" w:val="single"/>
              <w:left w:color="000000" w:space="0" w:sz="4" w:val="single"/>
              <w:bottom w:color="000000" w:space="0" w:sz="4" w:val="single"/>
              <w:right w:color="000000" w:space="0" w:sz="4" w:val="single"/>
            </w:tcBorders>
            <w:tcMar>
              <w:top w:w="0.0" w:type="dxa"/>
              <w:left w:w="40.0" w:type="dxa"/>
              <w:bottom w:w="40.0" w:type="dxa"/>
              <w:right w:w="40.0" w:type="dxa"/>
            </w:tcMar>
            <w:vAlign w:val="center"/>
          </w:tcPr>
          <w:p w:rsidR="00000000" w:rsidDel="00000000" w:rsidP="00000000" w:rsidRDefault="00000000" w:rsidRPr="00000000" w14:paraId="0000021E">
            <w:pPr>
              <w:pageBreakBefore w:val="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8</w:t>
            </w:r>
          </w:p>
        </w:tc>
        <w:tc>
          <w:tcPr>
            <w:tcBorders>
              <w:top w:color="000000" w:space="0" w:sz="4" w:val="single"/>
              <w:left w:color="000000" w:space="0" w:sz="4" w:val="single"/>
              <w:bottom w:color="000000" w:space="0" w:sz="4" w:val="single"/>
              <w:right w:color="000000" w:space="0" w:sz="4" w:val="single"/>
            </w:tcBorders>
            <w:tcMar>
              <w:top w:w="0.0" w:type="dxa"/>
              <w:left w:w="40.0" w:type="dxa"/>
              <w:bottom w:w="40.0" w:type="dxa"/>
              <w:right w:w="40.0" w:type="dxa"/>
            </w:tcMar>
            <w:vAlign w:val="center"/>
          </w:tcPr>
          <w:p w:rsidR="00000000" w:rsidDel="00000000" w:rsidP="00000000" w:rsidRDefault="00000000" w:rsidRPr="00000000" w14:paraId="0000021F">
            <w:pPr>
              <w:pageBreakBefore w:val="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44</w:t>
            </w:r>
          </w:p>
        </w:tc>
        <w:tc>
          <w:tcPr>
            <w:tcBorders>
              <w:top w:color="000000" w:space="0" w:sz="4" w:val="single"/>
              <w:left w:color="000000" w:space="0" w:sz="4" w:val="single"/>
              <w:bottom w:color="000000" w:space="0" w:sz="4" w:val="single"/>
              <w:right w:color="000000" w:space="0" w:sz="4" w:val="single"/>
            </w:tcBorders>
            <w:tcMar>
              <w:top w:w="0.0" w:type="dxa"/>
              <w:left w:w="40.0" w:type="dxa"/>
              <w:bottom w:w="40.0" w:type="dxa"/>
              <w:right w:w="40.0" w:type="dxa"/>
            </w:tcMar>
            <w:vAlign w:val="center"/>
          </w:tcPr>
          <w:p w:rsidR="00000000" w:rsidDel="00000000" w:rsidP="00000000" w:rsidRDefault="00000000" w:rsidRPr="00000000" w14:paraId="00000220">
            <w:pPr>
              <w:pageBreakBefore w:val="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72</w:t>
            </w:r>
          </w:p>
        </w:tc>
        <w:tc>
          <w:tcPr>
            <w:tcBorders>
              <w:top w:color="000000" w:space="0" w:sz="4" w:val="single"/>
              <w:left w:color="000000" w:space="0" w:sz="4" w:val="single"/>
              <w:bottom w:color="000000" w:space="0" w:sz="4" w:val="single"/>
              <w:right w:color="000000" w:space="0" w:sz="4" w:val="single"/>
            </w:tcBorders>
            <w:tcMar>
              <w:top w:w="0.0" w:type="dxa"/>
              <w:left w:w="40.0" w:type="dxa"/>
              <w:bottom w:w="40.0" w:type="dxa"/>
              <w:right w:w="40.0" w:type="dxa"/>
            </w:tcMar>
            <w:vAlign w:val="center"/>
          </w:tcPr>
          <w:p w:rsidR="00000000" w:rsidDel="00000000" w:rsidP="00000000" w:rsidRDefault="00000000" w:rsidRPr="00000000" w14:paraId="00000221">
            <w:pPr>
              <w:pageBreakBefore w:val="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1000</w:t>
            </w:r>
          </w:p>
        </w:tc>
        <w:tc>
          <w:tcPr>
            <w:tcBorders>
              <w:top w:color="000000" w:space="0" w:sz="4" w:val="single"/>
              <w:left w:color="000000" w:space="0" w:sz="4" w:val="single"/>
              <w:bottom w:color="000000" w:space="0" w:sz="4" w:val="single"/>
              <w:right w:color="000000" w:space="0" w:sz="4" w:val="single"/>
            </w:tcBorders>
            <w:tcMar>
              <w:top w:w="0.0" w:type="dxa"/>
              <w:left w:w="40.0" w:type="dxa"/>
              <w:bottom w:w="40.0" w:type="dxa"/>
              <w:right w:w="40.0" w:type="dxa"/>
            </w:tcMar>
            <w:vAlign w:val="center"/>
          </w:tcPr>
          <w:p w:rsidR="00000000" w:rsidDel="00000000" w:rsidP="00000000" w:rsidRDefault="00000000" w:rsidRPr="00000000" w14:paraId="00000222">
            <w:pPr>
              <w:pageBreakBefore w:val="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800</w:t>
            </w:r>
          </w:p>
        </w:tc>
        <w:tc>
          <w:tcPr>
            <w:vMerge w:val="restart"/>
            <w:tcBorders>
              <w:top w:color="000000" w:space="0" w:sz="0" w:val="nil"/>
              <w:left w:color="000000" w:space="0" w:sz="4"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223">
            <w:pPr>
              <w:pageBreakBefore w:val="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Все мощности для одного решения</w:t>
            </w:r>
          </w:p>
        </w:tc>
      </w:tr>
      <w:tr>
        <w:trPr>
          <w:cantSplit w:val="0"/>
          <w:trHeight w:val="500"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24">
            <w:pPr>
              <w:pageBreakBefore w:val="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PREPROD</w:t>
            </w:r>
          </w:p>
        </w:tc>
        <w:tc>
          <w:tcPr>
            <w:tcBorders>
              <w:top w:color="000000" w:space="0" w:sz="0" w:val="nil"/>
              <w:left w:color="000000" w:space="0" w:sz="0" w:val="nil"/>
              <w:bottom w:color="000000" w:space="0" w:sz="8"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225">
            <w:pPr>
              <w:pageBreakBefore w:val="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Chatbot DataBase</w:t>
            </w:r>
          </w:p>
        </w:tc>
        <w:tc>
          <w:tcPr>
            <w:tcBorders>
              <w:top w:color="000000" w:space="0" w:sz="4" w:val="single"/>
              <w:left w:color="000000" w:space="0" w:sz="4" w:val="single"/>
              <w:bottom w:color="000000" w:space="0" w:sz="4" w:val="single"/>
              <w:right w:color="000000" w:space="0" w:sz="4" w:val="single"/>
            </w:tcBorders>
            <w:tcMar>
              <w:top w:w="0.0" w:type="dxa"/>
              <w:left w:w="40.0" w:type="dxa"/>
              <w:bottom w:w="40.0" w:type="dxa"/>
              <w:right w:w="40.0" w:type="dxa"/>
            </w:tcMar>
            <w:vAlign w:val="center"/>
          </w:tcPr>
          <w:p w:rsidR="00000000" w:rsidDel="00000000" w:rsidP="00000000" w:rsidRDefault="00000000" w:rsidRPr="00000000" w14:paraId="00000226">
            <w:pPr>
              <w:pageBreakBefore w:val="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w:t>
            </w:r>
          </w:p>
        </w:tc>
        <w:tc>
          <w:tcPr>
            <w:tcBorders>
              <w:top w:color="000000" w:space="0" w:sz="4" w:val="single"/>
              <w:left w:color="000000" w:space="0" w:sz="4" w:val="single"/>
              <w:bottom w:color="000000" w:space="0" w:sz="4" w:val="single"/>
              <w:right w:color="000000" w:space="0" w:sz="4" w:val="single"/>
            </w:tcBorders>
            <w:tcMar>
              <w:top w:w="0.0" w:type="dxa"/>
              <w:left w:w="40.0" w:type="dxa"/>
              <w:bottom w:w="40.0" w:type="dxa"/>
              <w:right w:w="40.0" w:type="dxa"/>
            </w:tcMar>
            <w:vAlign w:val="center"/>
          </w:tcPr>
          <w:p w:rsidR="00000000" w:rsidDel="00000000" w:rsidP="00000000" w:rsidRDefault="00000000" w:rsidRPr="00000000" w14:paraId="00000227">
            <w:pPr>
              <w:pageBreakBefore w:val="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16</w:t>
            </w:r>
          </w:p>
        </w:tc>
        <w:tc>
          <w:tcPr>
            <w:tcBorders>
              <w:top w:color="000000" w:space="0" w:sz="4" w:val="single"/>
              <w:left w:color="000000" w:space="0" w:sz="4" w:val="single"/>
              <w:bottom w:color="000000" w:space="0" w:sz="4" w:val="single"/>
              <w:right w:color="000000" w:space="0" w:sz="4" w:val="single"/>
            </w:tcBorders>
            <w:tcMar>
              <w:top w:w="0.0" w:type="dxa"/>
              <w:left w:w="40.0" w:type="dxa"/>
              <w:bottom w:w="40.0" w:type="dxa"/>
              <w:right w:w="40.0" w:type="dxa"/>
            </w:tcMar>
            <w:vAlign w:val="center"/>
          </w:tcPr>
          <w:p w:rsidR="00000000" w:rsidDel="00000000" w:rsidP="00000000" w:rsidRDefault="00000000" w:rsidRPr="00000000" w14:paraId="00000228">
            <w:pPr>
              <w:pageBreakBefore w:val="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32</w:t>
            </w:r>
          </w:p>
        </w:tc>
        <w:tc>
          <w:tcPr>
            <w:tcBorders>
              <w:top w:color="000000" w:space="0" w:sz="4" w:val="single"/>
              <w:left w:color="000000" w:space="0" w:sz="4" w:val="single"/>
              <w:bottom w:color="000000" w:space="0" w:sz="4" w:val="single"/>
              <w:right w:color="000000" w:space="0" w:sz="4" w:val="single"/>
            </w:tcBorders>
            <w:tcMar>
              <w:top w:w="0.0" w:type="dxa"/>
              <w:left w:w="40.0" w:type="dxa"/>
              <w:bottom w:w="40.0" w:type="dxa"/>
              <w:right w:w="40.0" w:type="dxa"/>
            </w:tcMar>
            <w:vAlign w:val="center"/>
          </w:tcPr>
          <w:p w:rsidR="00000000" w:rsidDel="00000000" w:rsidP="00000000" w:rsidRDefault="00000000" w:rsidRPr="00000000" w14:paraId="00000229">
            <w:pPr>
              <w:pageBreakBefore w:val="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400</w:t>
            </w:r>
          </w:p>
        </w:tc>
        <w:tc>
          <w:tcPr>
            <w:tcBorders>
              <w:top w:color="000000" w:space="0" w:sz="4" w:val="single"/>
              <w:left w:color="000000" w:space="0" w:sz="4" w:val="single"/>
              <w:bottom w:color="000000" w:space="0" w:sz="4" w:val="single"/>
              <w:right w:color="000000" w:space="0" w:sz="4" w:val="single"/>
            </w:tcBorders>
            <w:tcMar>
              <w:top w:w="0.0" w:type="dxa"/>
              <w:left w:w="40.0" w:type="dxa"/>
              <w:bottom w:w="40.0" w:type="dxa"/>
              <w:right w:w="40.0" w:type="dxa"/>
            </w:tcMar>
            <w:vAlign w:val="center"/>
          </w:tcPr>
          <w:p w:rsidR="00000000" w:rsidDel="00000000" w:rsidP="00000000" w:rsidRDefault="00000000" w:rsidRPr="00000000" w14:paraId="0000022A">
            <w:pPr>
              <w:pageBreakBefore w:val="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600</w:t>
            </w:r>
          </w:p>
        </w:tc>
        <w:tc>
          <w:tcPr>
            <w:vMerge w:val="continue"/>
            <w:tcBorders>
              <w:top w:color="000000" w:space="0" w:sz="0" w:val="nil"/>
              <w:left w:color="000000" w:space="0" w:sz="4"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2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18"/>
                <w:szCs w:val="18"/>
              </w:rPr>
            </w:pPr>
            <w:r w:rsidDel="00000000" w:rsidR="00000000" w:rsidRPr="00000000">
              <w:rPr>
                <w:rtl w:val="0"/>
              </w:rPr>
            </w:r>
          </w:p>
        </w:tc>
      </w:tr>
      <w:tr>
        <w:trPr>
          <w:cantSplit w:val="0"/>
          <w:trHeight w:val="500"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2C">
            <w:pPr>
              <w:pageBreakBefore w:val="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TEST</w:t>
            </w:r>
          </w:p>
        </w:tc>
        <w:tc>
          <w:tcPr>
            <w:tcBorders>
              <w:top w:color="000000" w:space="0" w:sz="0" w:val="nil"/>
              <w:left w:color="000000" w:space="0" w:sz="0" w:val="nil"/>
              <w:bottom w:color="000000" w:space="0" w:sz="8"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22D">
            <w:pPr>
              <w:pageBreakBefore w:val="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Chatbot Services</w:t>
            </w:r>
          </w:p>
        </w:tc>
        <w:tc>
          <w:tcPr>
            <w:tcBorders>
              <w:top w:color="000000" w:space="0" w:sz="4" w:val="single"/>
              <w:left w:color="000000" w:space="0" w:sz="4" w:val="single"/>
              <w:bottom w:color="000000" w:space="0" w:sz="4" w:val="single"/>
              <w:right w:color="000000" w:space="0" w:sz="4" w:val="single"/>
            </w:tcBorders>
            <w:tcMar>
              <w:top w:w="0.0" w:type="dxa"/>
              <w:left w:w="40.0" w:type="dxa"/>
              <w:bottom w:w="40.0" w:type="dxa"/>
              <w:right w:w="40.0" w:type="dxa"/>
            </w:tcMar>
            <w:vAlign w:val="center"/>
          </w:tcPr>
          <w:p w:rsidR="00000000" w:rsidDel="00000000" w:rsidP="00000000" w:rsidRDefault="00000000" w:rsidRPr="00000000" w14:paraId="0000022E">
            <w:pPr>
              <w:pageBreakBefore w:val="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8</w:t>
            </w:r>
          </w:p>
        </w:tc>
        <w:tc>
          <w:tcPr>
            <w:tcBorders>
              <w:top w:color="000000" w:space="0" w:sz="4" w:val="single"/>
              <w:left w:color="000000" w:space="0" w:sz="4" w:val="single"/>
              <w:bottom w:color="000000" w:space="0" w:sz="4" w:val="single"/>
              <w:right w:color="000000" w:space="0" w:sz="4" w:val="single"/>
            </w:tcBorders>
            <w:tcMar>
              <w:top w:w="0.0" w:type="dxa"/>
              <w:left w:w="40.0" w:type="dxa"/>
              <w:bottom w:w="40.0" w:type="dxa"/>
              <w:right w:w="40.0" w:type="dxa"/>
            </w:tcMar>
            <w:vAlign w:val="center"/>
          </w:tcPr>
          <w:p w:rsidR="00000000" w:rsidDel="00000000" w:rsidP="00000000" w:rsidRDefault="00000000" w:rsidRPr="00000000" w14:paraId="0000022F">
            <w:pPr>
              <w:pageBreakBefore w:val="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28</w:t>
            </w:r>
          </w:p>
        </w:tc>
        <w:tc>
          <w:tcPr>
            <w:tcBorders>
              <w:top w:color="000000" w:space="0" w:sz="4" w:val="single"/>
              <w:left w:color="000000" w:space="0" w:sz="4" w:val="single"/>
              <w:bottom w:color="000000" w:space="0" w:sz="4" w:val="single"/>
              <w:right w:color="000000" w:space="0" w:sz="4" w:val="single"/>
            </w:tcBorders>
            <w:tcMar>
              <w:top w:w="0.0" w:type="dxa"/>
              <w:left w:w="40.0" w:type="dxa"/>
              <w:bottom w:w="40.0" w:type="dxa"/>
              <w:right w:w="40.0" w:type="dxa"/>
            </w:tcMar>
            <w:vAlign w:val="center"/>
          </w:tcPr>
          <w:p w:rsidR="00000000" w:rsidDel="00000000" w:rsidP="00000000" w:rsidRDefault="00000000" w:rsidRPr="00000000" w14:paraId="00000230">
            <w:pPr>
              <w:pageBreakBefore w:val="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28</w:t>
            </w:r>
          </w:p>
        </w:tc>
        <w:tc>
          <w:tcPr>
            <w:tcBorders>
              <w:top w:color="000000" w:space="0" w:sz="4" w:val="single"/>
              <w:left w:color="000000" w:space="0" w:sz="4" w:val="single"/>
              <w:bottom w:color="000000" w:space="0" w:sz="4" w:val="single"/>
              <w:right w:color="000000" w:space="0" w:sz="4" w:val="single"/>
            </w:tcBorders>
            <w:tcMar>
              <w:top w:w="0.0" w:type="dxa"/>
              <w:left w:w="40.0" w:type="dxa"/>
              <w:bottom w:w="40.0" w:type="dxa"/>
              <w:right w:w="40.0" w:type="dxa"/>
            </w:tcMar>
            <w:vAlign w:val="center"/>
          </w:tcPr>
          <w:p w:rsidR="00000000" w:rsidDel="00000000" w:rsidP="00000000" w:rsidRDefault="00000000" w:rsidRPr="00000000" w14:paraId="00000231">
            <w:pPr>
              <w:pageBreakBefore w:val="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800</w:t>
            </w:r>
          </w:p>
        </w:tc>
        <w:tc>
          <w:tcPr>
            <w:tcBorders>
              <w:top w:color="000000" w:space="0" w:sz="4" w:val="single"/>
              <w:left w:color="000000" w:space="0" w:sz="4" w:val="single"/>
              <w:bottom w:color="000000" w:space="0" w:sz="4" w:val="single"/>
              <w:right w:color="000000" w:space="0" w:sz="4" w:val="single"/>
            </w:tcBorders>
            <w:tcMar>
              <w:top w:w="0.0" w:type="dxa"/>
              <w:left w:w="40.0" w:type="dxa"/>
              <w:bottom w:w="40.0" w:type="dxa"/>
              <w:right w:w="40.0" w:type="dxa"/>
            </w:tcMar>
            <w:vAlign w:val="center"/>
          </w:tcPr>
          <w:p w:rsidR="00000000" w:rsidDel="00000000" w:rsidP="00000000" w:rsidRDefault="00000000" w:rsidRPr="00000000" w14:paraId="00000232">
            <w:pPr>
              <w:pageBreakBefore w:val="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0</w:t>
            </w:r>
          </w:p>
        </w:tc>
        <w:tc>
          <w:tcPr>
            <w:vMerge w:val="continue"/>
            <w:tcBorders>
              <w:top w:color="000000" w:space="0" w:sz="0" w:val="nil"/>
              <w:left w:color="000000" w:space="0" w:sz="4"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2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18"/>
                <w:szCs w:val="18"/>
              </w:rPr>
            </w:pPr>
            <w:r w:rsidDel="00000000" w:rsidR="00000000" w:rsidRPr="00000000">
              <w:rPr>
                <w:rtl w:val="0"/>
              </w:rPr>
            </w:r>
          </w:p>
        </w:tc>
      </w:tr>
      <w:tr>
        <w:trPr>
          <w:cantSplit w:val="0"/>
          <w:trHeight w:val="500"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34">
            <w:pPr>
              <w:pageBreakBefore w:val="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TEST</w:t>
            </w:r>
          </w:p>
        </w:tc>
        <w:tc>
          <w:tcPr>
            <w:tcBorders>
              <w:top w:color="000000" w:space="0" w:sz="0" w:val="nil"/>
              <w:left w:color="000000" w:space="0" w:sz="0" w:val="nil"/>
              <w:bottom w:color="000000" w:space="0" w:sz="8"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235">
            <w:pPr>
              <w:pageBreakBefore w:val="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Chatbot DataBase</w:t>
            </w:r>
          </w:p>
        </w:tc>
        <w:tc>
          <w:tcPr>
            <w:tcBorders>
              <w:top w:color="000000" w:space="0" w:sz="4" w:val="single"/>
              <w:left w:color="000000" w:space="0" w:sz="4" w:val="single"/>
              <w:bottom w:color="000000" w:space="0" w:sz="4" w:val="single"/>
              <w:right w:color="000000" w:space="0" w:sz="4" w:val="single"/>
            </w:tcBorders>
            <w:tcMar>
              <w:top w:w="0.0" w:type="dxa"/>
              <w:left w:w="40.0" w:type="dxa"/>
              <w:bottom w:w="40.0" w:type="dxa"/>
              <w:right w:w="40.0" w:type="dxa"/>
            </w:tcMar>
            <w:vAlign w:val="center"/>
          </w:tcPr>
          <w:p w:rsidR="00000000" w:rsidDel="00000000" w:rsidP="00000000" w:rsidRDefault="00000000" w:rsidRPr="00000000" w14:paraId="00000236">
            <w:pPr>
              <w:pageBreakBefore w:val="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w:t>
            </w:r>
          </w:p>
        </w:tc>
        <w:tc>
          <w:tcPr>
            <w:tcBorders>
              <w:top w:color="000000" w:space="0" w:sz="4" w:val="single"/>
              <w:left w:color="000000" w:space="0" w:sz="4" w:val="single"/>
              <w:bottom w:color="000000" w:space="0" w:sz="4" w:val="single"/>
              <w:right w:color="000000" w:space="0" w:sz="4" w:val="single"/>
            </w:tcBorders>
            <w:tcMar>
              <w:top w:w="0.0" w:type="dxa"/>
              <w:left w:w="40.0" w:type="dxa"/>
              <w:bottom w:w="40.0" w:type="dxa"/>
              <w:right w:w="40.0" w:type="dxa"/>
            </w:tcMar>
            <w:vAlign w:val="center"/>
          </w:tcPr>
          <w:p w:rsidR="00000000" w:rsidDel="00000000" w:rsidP="00000000" w:rsidRDefault="00000000" w:rsidRPr="00000000" w14:paraId="00000237">
            <w:pPr>
              <w:pageBreakBefore w:val="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8</w:t>
            </w:r>
          </w:p>
        </w:tc>
        <w:tc>
          <w:tcPr>
            <w:tcBorders>
              <w:top w:color="000000" w:space="0" w:sz="4" w:val="single"/>
              <w:left w:color="000000" w:space="0" w:sz="4" w:val="single"/>
              <w:bottom w:color="000000" w:space="0" w:sz="4" w:val="single"/>
              <w:right w:color="000000" w:space="0" w:sz="4" w:val="single"/>
            </w:tcBorders>
            <w:tcMar>
              <w:top w:w="0.0" w:type="dxa"/>
              <w:left w:w="40.0" w:type="dxa"/>
              <w:bottom w:w="40.0" w:type="dxa"/>
              <w:right w:w="40.0" w:type="dxa"/>
            </w:tcMar>
            <w:vAlign w:val="center"/>
          </w:tcPr>
          <w:p w:rsidR="00000000" w:rsidDel="00000000" w:rsidP="00000000" w:rsidRDefault="00000000" w:rsidRPr="00000000" w14:paraId="00000238">
            <w:pPr>
              <w:pageBreakBefore w:val="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20</w:t>
            </w:r>
          </w:p>
        </w:tc>
        <w:tc>
          <w:tcPr>
            <w:tcBorders>
              <w:top w:color="000000" w:space="0" w:sz="4" w:val="single"/>
              <w:left w:color="000000" w:space="0" w:sz="4" w:val="single"/>
              <w:bottom w:color="000000" w:space="0" w:sz="4" w:val="single"/>
              <w:right w:color="000000" w:space="0" w:sz="4" w:val="single"/>
            </w:tcBorders>
            <w:tcMar>
              <w:top w:w="0.0" w:type="dxa"/>
              <w:left w:w="40.0" w:type="dxa"/>
              <w:bottom w:w="40.0" w:type="dxa"/>
              <w:right w:w="40.0" w:type="dxa"/>
            </w:tcMar>
            <w:vAlign w:val="center"/>
          </w:tcPr>
          <w:p w:rsidR="00000000" w:rsidDel="00000000" w:rsidP="00000000" w:rsidRDefault="00000000" w:rsidRPr="00000000" w14:paraId="00000239">
            <w:pPr>
              <w:pageBreakBefore w:val="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200</w:t>
            </w:r>
          </w:p>
        </w:tc>
        <w:tc>
          <w:tcPr>
            <w:tcBorders>
              <w:top w:color="000000" w:space="0" w:sz="4" w:val="single"/>
              <w:left w:color="000000" w:space="0" w:sz="4" w:val="single"/>
              <w:bottom w:color="000000" w:space="0" w:sz="4" w:val="single"/>
              <w:right w:color="000000" w:space="0" w:sz="4" w:val="single"/>
            </w:tcBorders>
            <w:tcMar>
              <w:top w:w="0.0" w:type="dxa"/>
              <w:left w:w="40.0" w:type="dxa"/>
              <w:bottom w:w="40.0" w:type="dxa"/>
              <w:right w:w="40.0" w:type="dxa"/>
            </w:tcMar>
            <w:vAlign w:val="center"/>
          </w:tcPr>
          <w:p w:rsidR="00000000" w:rsidDel="00000000" w:rsidP="00000000" w:rsidRDefault="00000000" w:rsidRPr="00000000" w14:paraId="0000023A">
            <w:pPr>
              <w:pageBreakBefore w:val="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0</w:t>
            </w:r>
          </w:p>
        </w:tc>
        <w:tc>
          <w:tcPr>
            <w:vMerge w:val="continue"/>
            <w:tcBorders>
              <w:top w:color="000000" w:space="0" w:sz="0" w:val="nil"/>
              <w:left w:color="000000" w:space="0" w:sz="4"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2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18"/>
                <w:szCs w:val="18"/>
              </w:rPr>
            </w:pPr>
            <w:r w:rsidDel="00000000" w:rsidR="00000000" w:rsidRPr="00000000">
              <w:rPr>
                <w:rtl w:val="0"/>
              </w:rPr>
            </w:r>
          </w:p>
        </w:tc>
      </w:tr>
      <w:tr>
        <w:trPr>
          <w:cantSplit w:val="0"/>
          <w:trHeight w:val="500"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3C">
            <w:pPr>
              <w:pageBreakBefore w:val="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DEV</w:t>
            </w:r>
          </w:p>
        </w:tc>
        <w:tc>
          <w:tcPr>
            <w:tcBorders>
              <w:top w:color="000000" w:space="0" w:sz="0" w:val="nil"/>
              <w:left w:color="000000" w:space="0" w:sz="0" w:val="nil"/>
              <w:bottom w:color="000000" w:space="0" w:sz="8"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23D">
            <w:pPr>
              <w:pageBreakBefore w:val="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Chatbot Services</w:t>
            </w:r>
          </w:p>
        </w:tc>
        <w:tc>
          <w:tcPr>
            <w:tcBorders>
              <w:top w:color="000000" w:space="0" w:sz="4" w:val="single"/>
              <w:left w:color="000000" w:space="0" w:sz="4" w:val="single"/>
              <w:bottom w:color="000000" w:space="0" w:sz="4" w:val="single"/>
              <w:right w:color="000000" w:space="0" w:sz="4" w:val="single"/>
            </w:tcBorders>
            <w:tcMar>
              <w:top w:w="0.0" w:type="dxa"/>
              <w:left w:w="40.0" w:type="dxa"/>
              <w:bottom w:w="40.0" w:type="dxa"/>
              <w:right w:w="40.0" w:type="dxa"/>
            </w:tcMar>
            <w:vAlign w:val="center"/>
          </w:tcPr>
          <w:p w:rsidR="00000000" w:rsidDel="00000000" w:rsidP="00000000" w:rsidRDefault="00000000" w:rsidRPr="00000000" w14:paraId="0000023E">
            <w:pPr>
              <w:pageBreakBefore w:val="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4</w:t>
            </w:r>
          </w:p>
        </w:tc>
        <w:tc>
          <w:tcPr>
            <w:tcBorders>
              <w:top w:color="000000" w:space="0" w:sz="4" w:val="single"/>
              <w:left w:color="000000" w:space="0" w:sz="4" w:val="single"/>
              <w:bottom w:color="000000" w:space="0" w:sz="4" w:val="single"/>
              <w:right w:color="000000" w:space="0" w:sz="4" w:val="single"/>
            </w:tcBorders>
            <w:tcMar>
              <w:top w:w="0.0" w:type="dxa"/>
              <w:left w:w="40.0" w:type="dxa"/>
              <w:bottom w:w="40.0" w:type="dxa"/>
              <w:right w:w="40.0" w:type="dxa"/>
            </w:tcMar>
            <w:vAlign w:val="center"/>
          </w:tcPr>
          <w:p w:rsidR="00000000" w:rsidDel="00000000" w:rsidP="00000000" w:rsidRDefault="00000000" w:rsidRPr="00000000" w14:paraId="0000023F">
            <w:pPr>
              <w:pageBreakBefore w:val="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14</w:t>
            </w:r>
          </w:p>
        </w:tc>
        <w:tc>
          <w:tcPr>
            <w:tcBorders>
              <w:top w:color="000000" w:space="0" w:sz="4" w:val="single"/>
              <w:left w:color="000000" w:space="0" w:sz="4" w:val="single"/>
              <w:bottom w:color="000000" w:space="0" w:sz="4" w:val="single"/>
              <w:right w:color="000000" w:space="0" w:sz="4" w:val="single"/>
            </w:tcBorders>
            <w:tcMar>
              <w:top w:w="0.0" w:type="dxa"/>
              <w:left w:w="40.0" w:type="dxa"/>
              <w:bottom w:w="40.0" w:type="dxa"/>
              <w:right w:w="40.0" w:type="dxa"/>
            </w:tcMar>
            <w:vAlign w:val="center"/>
          </w:tcPr>
          <w:p w:rsidR="00000000" w:rsidDel="00000000" w:rsidP="00000000" w:rsidRDefault="00000000" w:rsidRPr="00000000" w14:paraId="00000240">
            <w:pPr>
              <w:pageBreakBefore w:val="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14</w:t>
            </w:r>
          </w:p>
        </w:tc>
        <w:tc>
          <w:tcPr>
            <w:tcBorders>
              <w:top w:color="000000" w:space="0" w:sz="4" w:val="single"/>
              <w:left w:color="000000" w:space="0" w:sz="4" w:val="single"/>
              <w:bottom w:color="000000" w:space="0" w:sz="4" w:val="single"/>
              <w:right w:color="000000" w:space="0" w:sz="4" w:val="single"/>
            </w:tcBorders>
            <w:tcMar>
              <w:top w:w="0.0" w:type="dxa"/>
              <w:left w:w="40.0" w:type="dxa"/>
              <w:bottom w:w="40.0" w:type="dxa"/>
              <w:right w:w="40.0" w:type="dxa"/>
            </w:tcMar>
            <w:vAlign w:val="center"/>
          </w:tcPr>
          <w:p w:rsidR="00000000" w:rsidDel="00000000" w:rsidP="00000000" w:rsidRDefault="00000000" w:rsidRPr="00000000" w14:paraId="00000241">
            <w:pPr>
              <w:pageBreakBefore w:val="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400</w:t>
            </w:r>
          </w:p>
        </w:tc>
        <w:tc>
          <w:tcPr>
            <w:tcBorders>
              <w:top w:color="000000" w:space="0" w:sz="4" w:val="single"/>
              <w:left w:color="000000" w:space="0" w:sz="4" w:val="single"/>
              <w:bottom w:color="000000" w:space="0" w:sz="4" w:val="single"/>
              <w:right w:color="000000" w:space="0" w:sz="4" w:val="single"/>
            </w:tcBorders>
            <w:tcMar>
              <w:top w:w="0.0" w:type="dxa"/>
              <w:left w:w="40.0" w:type="dxa"/>
              <w:bottom w:w="40.0" w:type="dxa"/>
              <w:right w:w="40.0" w:type="dxa"/>
            </w:tcMar>
            <w:vAlign w:val="center"/>
          </w:tcPr>
          <w:p w:rsidR="00000000" w:rsidDel="00000000" w:rsidP="00000000" w:rsidRDefault="00000000" w:rsidRPr="00000000" w14:paraId="00000242">
            <w:pPr>
              <w:pageBreakBefore w:val="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0</w:t>
            </w:r>
          </w:p>
        </w:tc>
        <w:tc>
          <w:tcPr>
            <w:vMerge w:val="continue"/>
            <w:tcBorders>
              <w:top w:color="000000" w:space="0" w:sz="0" w:val="nil"/>
              <w:left w:color="000000" w:space="0" w:sz="4"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2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18"/>
                <w:szCs w:val="18"/>
              </w:rPr>
            </w:pPr>
            <w:r w:rsidDel="00000000" w:rsidR="00000000" w:rsidRPr="00000000">
              <w:rPr>
                <w:rtl w:val="0"/>
              </w:rPr>
            </w:r>
          </w:p>
        </w:tc>
      </w:tr>
      <w:tr>
        <w:trPr>
          <w:cantSplit w:val="0"/>
          <w:trHeight w:val="51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44">
            <w:pPr>
              <w:pageBreakBefore w:val="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DEV</w:t>
            </w:r>
          </w:p>
        </w:tc>
        <w:tc>
          <w:tcPr>
            <w:tcBorders>
              <w:top w:color="000000" w:space="0" w:sz="0" w:val="nil"/>
              <w:left w:color="000000" w:space="0" w:sz="0" w:val="nil"/>
              <w:bottom w:color="000000" w:space="0" w:sz="8"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245">
            <w:pPr>
              <w:pageBreakBefore w:val="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Chatbot DataBase</w:t>
            </w:r>
          </w:p>
        </w:tc>
        <w:tc>
          <w:tcPr>
            <w:tcBorders>
              <w:top w:color="000000" w:space="0" w:sz="4" w:val="single"/>
              <w:left w:color="000000" w:space="0" w:sz="4" w:val="single"/>
              <w:bottom w:color="000000" w:space="0" w:sz="4" w:val="single"/>
              <w:right w:color="000000" w:space="0" w:sz="4" w:val="single"/>
            </w:tcBorders>
            <w:tcMar>
              <w:top w:w="0.0" w:type="dxa"/>
              <w:left w:w="40.0" w:type="dxa"/>
              <w:bottom w:w="40.0" w:type="dxa"/>
              <w:right w:w="40.0" w:type="dxa"/>
            </w:tcMar>
            <w:vAlign w:val="center"/>
          </w:tcPr>
          <w:p w:rsidR="00000000" w:rsidDel="00000000" w:rsidP="00000000" w:rsidRDefault="00000000" w:rsidRPr="00000000" w14:paraId="00000246">
            <w:pPr>
              <w:pageBreakBefore w:val="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w:t>
            </w:r>
          </w:p>
        </w:tc>
        <w:tc>
          <w:tcPr>
            <w:tcBorders>
              <w:top w:color="000000" w:space="0" w:sz="4" w:val="single"/>
              <w:left w:color="000000" w:space="0" w:sz="4" w:val="single"/>
              <w:bottom w:color="000000" w:space="0" w:sz="4" w:val="single"/>
              <w:right w:color="000000" w:space="0" w:sz="4" w:val="single"/>
            </w:tcBorders>
            <w:tcMar>
              <w:top w:w="0.0" w:type="dxa"/>
              <w:left w:w="40.0" w:type="dxa"/>
              <w:bottom w:w="40.0" w:type="dxa"/>
              <w:right w:w="40.0" w:type="dxa"/>
            </w:tcMar>
            <w:vAlign w:val="center"/>
          </w:tcPr>
          <w:p w:rsidR="00000000" w:rsidDel="00000000" w:rsidP="00000000" w:rsidRDefault="00000000" w:rsidRPr="00000000" w14:paraId="00000247">
            <w:pPr>
              <w:pageBreakBefore w:val="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4</w:t>
            </w:r>
          </w:p>
        </w:tc>
        <w:tc>
          <w:tcPr>
            <w:tcBorders>
              <w:top w:color="000000" w:space="0" w:sz="4" w:val="single"/>
              <w:left w:color="000000" w:space="0" w:sz="4" w:val="single"/>
              <w:bottom w:color="000000" w:space="0" w:sz="4" w:val="single"/>
              <w:right w:color="000000" w:space="0" w:sz="4" w:val="single"/>
            </w:tcBorders>
            <w:tcMar>
              <w:top w:w="0.0" w:type="dxa"/>
              <w:left w:w="40.0" w:type="dxa"/>
              <w:bottom w:w="40.0" w:type="dxa"/>
              <w:right w:w="40.0" w:type="dxa"/>
            </w:tcMar>
            <w:vAlign w:val="center"/>
          </w:tcPr>
          <w:p w:rsidR="00000000" w:rsidDel="00000000" w:rsidP="00000000" w:rsidRDefault="00000000" w:rsidRPr="00000000" w14:paraId="00000248">
            <w:pPr>
              <w:pageBreakBefore w:val="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10</w:t>
            </w:r>
          </w:p>
        </w:tc>
        <w:tc>
          <w:tcPr>
            <w:tcBorders>
              <w:top w:color="000000" w:space="0" w:sz="4" w:val="single"/>
              <w:left w:color="000000" w:space="0" w:sz="4" w:val="single"/>
              <w:bottom w:color="000000" w:space="0" w:sz="4" w:val="single"/>
              <w:right w:color="000000" w:space="0" w:sz="4" w:val="single"/>
            </w:tcBorders>
            <w:tcMar>
              <w:top w:w="0.0" w:type="dxa"/>
              <w:left w:w="40.0" w:type="dxa"/>
              <w:bottom w:w="40.0" w:type="dxa"/>
              <w:right w:w="40.0" w:type="dxa"/>
            </w:tcMar>
            <w:vAlign w:val="center"/>
          </w:tcPr>
          <w:p w:rsidR="00000000" w:rsidDel="00000000" w:rsidP="00000000" w:rsidRDefault="00000000" w:rsidRPr="00000000" w14:paraId="00000249">
            <w:pPr>
              <w:pageBreakBefore w:val="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100</w:t>
            </w:r>
          </w:p>
        </w:tc>
        <w:tc>
          <w:tcPr>
            <w:tcBorders>
              <w:top w:color="000000" w:space="0" w:sz="4" w:val="single"/>
              <w:left w:color="000000" w:space="0" w:sz="4" w:val="single"/>
              <w:bottom w:color="000000" w:space="0" w:sz="4" w:val="single"/>
              <w:right w:color="000000" w:space="0" w:sz="4" w:val="single"/>
            </w:tcBorders>
            <w:tcMar>
              <w:top w:w="0.0" w:type="dxa"/>
              <w:left w:w="40.0" w:type="dxa"/>
              <w:bottom w:w="40.0" w:type="dxa"/>
              <w:right w:w="40.0" w:type="dxa"/>
            </w:tcMar>
            <w:vAlign w:val="center"/>
          </w:tcPr>
          <w:p w:rsidR="00000000" w:rsidDel="00000000" w:rsidP="00000000" w:rsidRDefault="00000000" w:rsidRPr="00000000" w14:paraId="0000024A">
            <w:pPr>
              <w:pageBreakBefore w:val="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0</w:t>
            </w:r>
          </w:p>
        </w:tc>
        <w:tc>
          <w:tcPr>
            <w:vMerge w:val="continue"/>
            <w:tcBorders>
              <w:top w:color="000000" w:space="0" w:sz="0" w:val="nil"/>
              <w:left w:color="000000" w:space="0" w:sz="4"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2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18"/>
                <w:szCs w:val="18"/>
              </w:rPr>
            </w:pPr>
            <w:r w:rsidDel="00000000" w:rsidR="00000000" w:rsidRPr="00000000">
              <w:rPr>
                <w:rtl w:val="0"/>
              </w:rPr>
            </w:r>
          </w:p>
        </w:tc>
      </w:tr>
    </w:tbl>
    <w:p w:rsidR="00000000" w:rsidDel="00000000" w:rsidP="00000000" w:rsidRDefault="00000000" w:rsidRPr="00000000" w14:paraId="0000024C">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24D">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color w:val="1f497d"/>
          <w:rtl w:val="0"/>
        </w:rPr>
        <w:t xml:space="preserve"> </w:t>
      </w:r>
      <w:r w:rsidDel="00000000" w:rsidR="00000000" w:rsidRPr="00000000">
        <w:rPr>
          <w:rtl w:val="0"/>
        </w:rPr>
      </w:r>
    </w:p>
    <w:p w:rsidR="00000000" w:rsidDel="00000000" w:rsidP="00000000" w:rsidRDefault="00000000" w:rsidRPr="00000000" w14:paraId="0000024E">
      <w:pPr>
        <w:pageBreakBefore w:val="0"/>
        <w:numPr>
          <w:ilvl w:val="0"/>
          <w:numId w:val="35"/>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Для подтверждения параметров производительности, составе приемочных испытаний должно быть проведено нагрузочное тестирование. </w:t>
        <w:br w:type="textWrapping"/>
        <w:t xml:space="preserve">При проведении нагрузочного тестирования должно быть сэмулировано выполнение реальных сценариев (по реальным автоматизированным тематикам).</w:t>
      </w:r>
    </w:p>
    <w:p w:rsidR="00000000" w:rsidDel="00000000" w:rsidP="00000000" w:rsidRDefault="00000000" w:rsidRPr="00000000" w14:paraId="0000024F">
      <w:pPr>
        <w:pStyle w:val="Heading2"/>
        <w:pageBreakBefore w:val="0"/>
        <w:rPr>
          <w:rFonts w:ascii="Times New Roman" w:cs="Times New Roman" w:eastAsia="Times New Roman" w:hAnsi="Times New Roman"/>
        </w:rPr>
      </w:pPr>
      <w:bookmarkStart w:colFirst="0" w:colLast="0" w:name="_2grqrue" w:id="38"/>
      <w:bookmarkEnd w:id="38"/>
      <w:r w:rsidDel="00000000" w:rsidR="00000000" w:rsidRPr="00000000">
        <w:rPr>
          <w:rFonts w:ascii="Times New Roman" w:cs="Times New Roman" w:eastAsia="Times New Roman" w:hAnsi="Times New Roman"/>
          <w:rtl w:val="0"/>
        </w:rPr>
        <w:t xml:space="preserve">Иные технологические требования</w:t>
      </w:r>
    </w:p>
    <w:p w:rsidR="00000000" w:rsidDel="00000000" w:rsidP="00000000" w:rsidRDefault="00000000" w:rsidRPr="00000000" w14:paraId="00000250">
      <w:pPr>
        <w:pageBreakBefore w:val="0"/>
        <w:numPr>
          <w:ilvl w:val="0"/>
          <w:numId w:val="36"/>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Система должна обеспечивать подробное протоколирование работы модулей Системы. В протоколах должны фиксироваться: коды ошибок, дата и время, модуль, прочая информация необходимая для отладки работы Системы.</w:t>
      </w:r>
    </w:p>
    <w:p w:rsidR="00000000" w:rsidDel="00000000" w:rsidP="00000000" w:rsidRDefault="00000000" w:rsidRPr="00000000" w14:paraId="00000251">
      <w:pPr>
        <w:pageBreakBefore w:val="0"/>
        <w:numPr>
          <w:ilvl w:val="0"/>
          <w:numId w:val="36"/>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Система должна обеспечивать подробное протоколирование действий пользователей и интеграционных взаимодействий. Как минимум должны фиксироваться: идентификатор пользователя, идентификатор действия, дата и время, детали самого действия. На основании данных протоколов должна быть реализована возможность формирования отчетов. Все допустимые идентификаторы действия должны быть документированы.</w:t>
      </w:r>
    </w:p>
    <w:p w:rsidR="00000000" w:rsidDel="00000000" w:rsidP="00000000" w:rsidRDefault="00000000" w:rsidRPr="00000000" w14:paraId="00000252">
      <w:pPr>
        <w:pageBreakBefore w:val="0"/>
        <w:numPr>
          <w:ilvl w:val="0"/>
          <w:numId w:val="36"/>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Система должна поддерживать отправку событий об ошибках и предупреждениях, происходящих во всех модулях и/или сконфигурированных бизнес-процессах, во внешние системы мониторинга. Например, через SNMP либо email. </w:t>
      </w:r>
    </w:p>
    <w:p w:rsidR="00000000" w:rsidDel="00000000" w:rsidP="00000000" w:rsidRDefault="00000000" w:rsidRPr="00000000" w14:paraId="00000253">
      <w:pPr>
        <w:pageBreakBefore w:val="0"/>
        <w:numPr>
          <w:ilvl w:val="0"/>
          <w:numId w:val="36"/>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Система должна выполнять требования к управлению пользователями, ролями:</w:t>
      </w:r>
    </w:p>
    <w:p w:rsidR="00000000" w:rsidDel="00000000" w:rsidP="00000000" w:rsidRDefault="00000000" w:rsidRPr="00000000" w14:paraId="00000254">
      <w:pPr>
        <w:pageBreakBefore w:val="0"/>
        <w:numPr>
          <w:ilvl w:val="1"/>
          <w:numId w:val="36"/>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Ролевая модель доступа к функционалу, интерфейсу. С возможностью разграничения уровня доступа на просмотр/редактирование/подтверждение изменений;</w:t>
      </w:r>
    </w:p>
    <w:p w:rsidR="00000000" w:rsidDel="00000000" w:rsidP="00000000" w:rsidRDefault="00000000" w:rsidRPr="00000000" w14:paraId="00000255">
      <w:pPr>
        <w:pageBreakBefore w:val="0"/>
        <w:numPr>
          <w:ilvl w:val="1"/>
          <w:numId w:val="36"/>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Заведение, Аутентификация и Авторизация пользователей через Active Directory, LDAP, непосредственно в модуле;</w:t>
      </w:r>
    </w:p>
    <w:p w:rsidR="00000000" w:rsidDel="00000000" w:rsidP="00000000" w:rsidRDefault="00000000" w:rsidRPr="00000000" w14:paraId="00000256">
      <w:pPr>
        <w:pageBreakBefore w:val="0"/>
        <w:numPr>
          <w:ilvl w:val="1"/>
          <w:numId w:val="36"/>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Технологические учетные записи, используемые для интеграционного взаимодействия между ИС/сервисами, должны быть доменными и соответствовать парольной политике Банка.</w:t>
      </w:r>
    </w:p>
    <w:p w:rsidR="00000000" w:rsidDel="00000000" w:rsidP="00000000" w:rsidRDefault="00000000" w:rsidRPr="00000000" w14:paraId="00000257">
      <w:pPr>
        <w:pageBreakBefore w:val="0"/>
        <w:numPr>
          <w:ilvl w:val="0"/>
          <w:numId w:val="36"/>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Система должна поддерживать мульти-арендную (multi-tenant) конфигурацию. Конфигурация, при которой возможно совместное использование модулей Системы разными организациями без накладывания функциональных и нефункциональных ограничений друг на друга. [</w:t>
      </w:r>
      <w:r w:rsidDel="00000000" w:rsidR="00000000" w:rsidRPr="00000000">
        <w:rPr>
          <w:rFonts w:ascii="Times New Roman" w:cs="Times New Roman" w:eastAsia="Times New Roman" w:hAnsi="Times New Roman"/>
          <w:i w:val="1"/>
          <w:iCs w:val="1"/>
          <w:rtl w:val="0"/>
        </w:rPr>
        <w:t xml:space="preserve">требование может быть реализовано на Этапе 2 проекта</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258">
      <w:pPr>
        <w:pStyle w:val="Heading1"/>
        <w:pageBreakBefore w:val="0"/>
        <w:rPr>
          <w:rFonts w:ascii="Times New Roman" w:cs="Times New Roman" w:eastAsia="Times New Roman" w:hAnsi="Times New Roman"/>
        </w:rPr>
      </w:pPr>
      <w:bookmarkStart w:colFirst="0" w:colLast="0" w:name="_vx1227" w:id="39"/>
      <w:bookmarkEnd w:id="39"/>
      <w:r w:rsidDel="00000000" w:rsidR="00000000" w:rsidRPr="00000000">
        <w:rPr>
          <w:rFonts w:ascii="Times New Roman" w:cs="Times New Roman" w:eastAsia="Times New Roman" w:hAnsi="Times New Roman"/>
          <w:rtl w:val="0"/>
        </w:rPr>
        <w:t xml:space="preserve">Организационные требования</w:t>
      </w:r>
    </w:p>
    <w:p w:rsidR="00000000" w:rsidDel="00000000" w:rsidP="00000000" w:rsidRDefault="00000000" w:rsidRPr="00000000" w14:paraId="00000259">
      <w:pPr>
        <w:pStyle w:val="Heading2"/>
        <w:pageBreakBefore w:val="0"/>
        <w:rPr>
          <w:rFonts w:ascii="Times New Roman" w:cs="Times New Roman" w:eastAsia="Times New Roman" w:hAnsi="Times New Roman"/>
        </w:rPr>
      </w:pPr>
      <w:bookmarkStart w:colFirst="0" w:colLast="0" w:name="_3fwokq0" w:id="40"/>
      <w:bookmarkEnd w:id="40"/>
      <w:r w:rsidDel="00000000" w:rsidR="00000000" w:rsidRPr="00000000">
        <w:rPr>
          <w:rFonts w:ascii="Times New Roman" w:cs="Times New Roman" w:eastAsia="Times New Roman" w:hAnsi="Times New Roman"/>
          <w:rtl w:val="0"/>
        </w:rPr>
        <w:t xml:space="preserve">Требования к поддержке и непрерывности на период выполнения проекта</w:t>
      </w:r>
    </w:p>
    <w:p w:rsidR="00000000" w:rsidDel="00000000" w:rsidP="00000000" w:rsidRDefault="00000000" w:rsidRPr="00000000" w14:paraId="0000025A">
      <w:pPr>
        <w:pageBreakBefore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5B">
      <w:pPr>
        <w:pageBreakBefore w:val="0"/>
        <w:numPr>
          <w:ilvl w:val="0"/>
          <w:numId w:val="37"/>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На Этапе 1 проекта Исполнителем должна быть обеспечена техническая поддержка. Поступление вопросов, ответы и взаимодействие со специалистами поддержки Заказчика происходит по электронной почте.</w:t>
      </w:r>
    </w:p>
    <w:p w:rsidR="00000000" w:rsidDel="00000000" w:rsidP="00000000" w:rsidRDefault="00000000" w:rsidRPr="00000000" w14:paraId="0000025C">
      <w:pPr>
        <w:pageBreakBefore w:val="0"/>
        <w:numPr>
          <w:ilvl w:val="0"/>
          <w:numId w:val="37"/>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На период пилотной эксплуатации (1 этап проекта) Система и техническая поддержка должны обеспечивать следующие параметры непрерывности в продуктивной среде:</w:t>
      </w:r>
    </w:p>
    <w:tbl>
      <w:tblPr>
        <w:tblStyle w:val="Table5"/>
        <w:tblW w:w="936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250"/>
        <w:gridCol w:w="4110"/>
        <w:tblGridChange w:id="0">
          <w:tblGrid>
            <w:gridCol w:w="5250"/>
            <w:gridCol w:w="4110"/>
          </w:tblGrid>
        </w:tblGridChange>
      </w:tblGrid>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25D">
            <w:pPr>
              <w:pageBreakBefore w:val="0"/>
              <w:widowControl w:val="0"/>
              <w:rPr/>
            </w:pPr>
            <w:r w:rsidDel="00000000" w:rsidR="00000000" w:rsidRPr="00000000">
              <w:rPr>
                <w:rtl w:val="0"/>
              </w:rPr>
              <w:t xml:space="preserve">Режим работы Системы</w:t>
            </w:r>
          </w:p>
        </w:tc>
        <w:tc>
          <w:tcPr>
            <w:shd w:fill="auto" w:val="clear"/>
            <w:tcMar>
              <w:top w:w="100.0" w:type="dxa"/>
              <w:left w:w="100.0" w:type="dxa"/>
              <w:bottom w:w="100.0" w:type="dxa"/>
              <w:right w:w="100.0" w:type="dxa"/>
            </w:tcMar>
          </w:tcPr>
          <w:p w:rsidR="00000000" w:rsidDel="00000000" w:rsidP="00000000" w:rsidRDefault="00000000" w:rsidRPr="00000000" w14:paraId="0000025E">
            <w:pPr>
              <w:pageBreakBefore w:val="0"/>
              <w:widowControl w:val="0"/>
              <w:rPr/>
            </w:pPr>
            <w:r w:rsidDel="00000000" w:rsidR="00000000" w:rsidRPr="00000000">
              <w:rPr>
                <w:rtl w:val="0"/>
              </w:rPr>
              <w:t xml:space="preserve">24*7</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25F">
            <w:pPr>
              <w:pageBreakBefore w:val="0"/>
              <w:widowControl w:val="0"/>
              <w:rPr/>
            </w:pPr>
            <w:r w:rsidDel="00000000" w:rsidR="00000000" w:rsidRPr="00000000">
              <w:rPr>
                <w:rtl w:val="0"/>
              </w:rPr>
              <w:t xml:space="preserve">Доступность Системы, не менее</w:t>
            </w:r>
          </w:p>
        </w:tc>
        <w:tc>
          <w:tcPr>
            <w:shd w:fill="auto" w:val="clear"/>
            <w:tcMar>
              <w:top w:w="100.0" w:type="dxa"/>
              <w:left w:w="100.0" w:type="dxa"/>
              <w:bottom w:w="100.0" w:type="dxa"/>
              <w:right w:w="100.0" w:type="dxa"/>
            </w:tcMar>
          </w:tcPr>
          <w:p w:rsidR="00000000" w:rsidDel="00000000" w:rsidP="00000000" w:rsidRDefault="00000000" w:rsidRPr="00000000" w14:paraId="00000260">
            <w:pPr>
              <w:pageBreakBefore w:val="0"/>
              <w:widowControl w:val="0"/>
              <w:rPr/>
            </w:pPr>
            <w:r w:rsidDel="00000000" w:rsidR="00000000" w:rsidRPr="00000000">
              <w:rPr>
                <w:rtl w:val="0"/>
              </w:rPr>
              <w:t xml:space="preserve">99,98% (внеплановый простой Системы должен быть не более 8,928 минут в месяц)</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261">
            <w:pPr>
              <w:pageBreakBefore w:val="0"/>
              <w:widowControl w:val="0"/>
              <w:rPr/>
            </w:pPr>
            <w:r w:rsidDel="00000000" w:rsidR="00000000" w:rsidRPr="00000000">
              <w:rPr>
                <w:rtl w:val="0"/>
              </w:rPr>
              <w:t xml:space="preserve">Режим работы технической поддержки</w:t>
            </w:r>
          </w:p>
        </w:tc>
        <w:tc>
          <w:tcPr>
            <w:shd w:fill="auto" w:val="clear"/>
            <w:tcMar>
              <w:top w:w="100.0" w:type="dxa"/>
              <w:left w:w="100.0" w:type="dxa"/>
              <w:bottom w:w="100.0" w:type="dxa"/>
              <w:right w:w="100.0" w:type="dxa"/>
            </w:tcMar>
          </w:tcPr>
          <w:p w:rsidR="00000000" w:rsidDel="00000000" w:rsidP="00000000" w:rsidRDefault="00000000" w:rsidRPr="00000000" w14:paraId="00000262">
            <w:pPr>
              <w:pageBreakBefore w:val="0"/>
              <w:widowControl w:val="0"/>
              <w:rPr/>
            </w:pPr>
            <w:r w:rsidDel="00000000" w:rsidR="00000000" w:rsidRPr="00000000">
              <w:rPr>
                <w:rtl w:val="0"/>
              </w:rPr>
              <w:t xml:space="preserve">1 линия (Исполнитель): 24*7</w:t>
            </w:r>
          </w:p>
          <w:p w:rsidR="00000000" w:rsidDel="00000000" w:rsidP="00000000" w:rsidRDefault="00000000" w:rsidRPr="00000000" w14:paraId="00000263">
            <w:pPr>
              <w:pageBreakBefore w:val="0"/>
              <w:widowControl w:val="0"/>
              <w:rPr/>
            </w:pPr>
            <w:r w:rsidDel="00000000" w:rsidR="00000000" w:rsidRPr="00000000">
              <w:rPr>
                <w:rtl w:val="0"/>
              </w:rPr>
              <w:t xml:space="preserve">2 линия (Исполнитель): 8*5</w:t>
            </w:r>
          </w:p>
          <w:p w:rsidR="00000000" w:rsidDel="00000000" w:rsidP="00000000" w:rsidRDefault="00000000" w:rsidRPr="00000000" w14:paraId="00000264">
            <w:pPr>
              <w:pageBreakBefore w:val="0"/>
              <w:widowControl w:val="0"/>
              <w:rPr/>
            </w:pPr>
            <w:r w:rsidDel="00000000" w:rsidR="00000000" w:rsidRPr="00000000">
              <w:rPr>
                <w:rtl w:val="0"/>
              </w:rPr>
              <w:t xml:space="preserve">3 линия (Исполнитель): 8*5</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265">
            <w:pPr>
              <w:pageBreakBefore w:val="0"/>
              <w:widowControl w:val="0"/>
              <w:rPr/>
            </w:pPr>
            <w:r w:rsidDel="00000000" w:rsidR="00000000" w:rsidRPr="00000000">
              <w:rPr>
                <w:rtl w:val="0"/>
              </w:rPr>
              <w:t xml:space="preserve">Время реакции на обращение на стороне Исполнителя</w:t>
            </w:r>
          </w:p>
        </w:tc>
        <w:tc>
          <w:tcPr>
            <w:shd w:fill="auto" w:val="clear"/>
            <w:tcMar>
              <w:top w:w="100.0" w:type="dxa"/>
              <w:left w:w="100.0" w:type="dxa"/>
              <w:bottom w:w="100.0" w:type="dxa"/>
              <w:right w:w="100.0" w:type="dxa"/>
            </w:tcMar>
          </w:tcPr>
          <w:p w:rsidR="00000000" w:rsidDel="00000000" w:rsidP="00000000" w:rsidRDefault="00000000" w:rsidRPr="00000000" w14:paraId="00000266">
            <w:pPr>
              <w:pageBreakBefore w:val="0"/>
              <w:widowControl w:val="0"/>
              <w:rPr/>
            </w:pPr>
            <w:r w:rsidDel="00000000" w:rsidR="00000000" w:rsidRPr="00000000">
              <w:rPr>
                <w:rtl w:val="0"/>
              </w:rPr>
              <w:t xml:space="preserve">1 час. Возможна автоматическая регистрации обращений с авто-уведомлением.</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267">
            <w:pPr>
              <w:pageBreakBefore w:val="0"/>
              <w:widowControl w:val="0"/>
              <w:rPr/>
            </w:pPr>
            <w:r w:rsidDel="00000000" w:rsidR="00000000" w:rsidRPr="00000000">
              <w:rPr>
                <w:rtl w:val="0"/>
              </w:rPr>
              <w:t xml:space="preserve">Среднее время решения проблемы на стороне Исполнителя (не включает время ожидания выполнения необходимых действий на стороне Заказчика)</w:t>
            </w:r>
          </w:p>
        </w:tc>
        <w:tc>
          <w:tcPr>
            <w:shd w:fill="auto" w:val="clear"/>
            <w:tcMar>
              <w:top w:w="100.0" w:type="dxa"/>
              <w:left w:w="100.0" w:type="dxa"/>
              <w:bottom w:w="100.0" w:type="dxa"/>
              <w:right w:w="100.0" w:type="dxa"/>
            </w:tcMar>
          </w:tcPr>
          <w:p w:rsidR="00000000" w:rsidDel="00000000" w:rsidP="00000000" w:rsidRDefault="00000000" w:rsidRPr="00000000" w14:paraId="00000268">
            <w:pPr>
              <w:pageBreakBefore w:val="0"/>
              <w:widowControl w:val="0"/>
              <w:rPr/>
            </w:pPr>
            <w:r w:rsidDel="00000000" w:rsidR="00000000" w:rsidRPr="00000000">
              <w:rPr>
                <w:rtl w:val="0"/>
              </w:rPr>
              <w:t xml:space="preserve">4 рабочих часа (с учетом графика рабочего времени 2 и 3 линии)</w:t>
            </w:r>
          </w:p>
        </w:tc>
      </w:tr>
    </w:tbl>
    <w:p w:rsidR="00000000" w:rsidDel="00000000" w:rsidP="00000000" w:rsidRDefault="00000000" w:rsidRPr="00000000" w14:paraId="00000269">
      <w:pPr>
        <w:pageBreakBefore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6A">
      <w:pPr>
        <w:pageBreakBefore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6B">
      <w:pPr>
        <w:pStyle w:val="Heading2"/>
        <w:pageBreakBefore w:val="0"/>
        <w:rPr>
          <w:rFonts w:ascii="Times New Roman" w:cs="Times New Roman" w:eastAsia="Times New Roman" w:hAnsi="Times New Roman"/>
        </w:rPr>
      </w:pPr>
      <w:bookmarkStart w:colFirst="0" w:colLast="0" w:name="_1v1yuxt" w:id="41"/>
      <w:bookmarkEnd w:id="41"/>
      <w:r w:rsidDel="00000000" w:rsidR="00000000" w:rsidRPr="00000000">
        <w:rPr>
          <w:rFonts w:ascii="Times New Roman" w:cs="Times New Roman" w:eastAsia="Times New Roman" w:hAnsi="Times New Roman"/>
          <w:rtl w:val="0"/>
        </w:rPr>
        <w:t xml:space="preserve">Требования к составу и срокам работ</w:t>
      </w:r>
    </w:p>
    <w:p w:rsidR="00000000" w:rsidDel="00000000" w:rsidP="00000000" w:rsidRDefault="00000000" w:rsidRPr="00000000" w14:paraId="0000026C">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В ходе проекта исполнителем должны быть выполнены работы по пилотированию Системы и по разработке плана развития Системы. Ниже приведены требования к данным работам.</w:t>
      </w:r>
    </w:p>
    <w:p w:rsidR="00000000" w:rsidDel="00000000" w:rsidP="00000000" w:rsidRDefault="00000000" w:rsidRPr="00000000" w14:paraId="0000026D">
      <w:pPr>
        <w:pStyle w:val="Heading3"/>
        <w:pageBreakBefore w:val="0"/>
        <w:rPr>
          <w:rFonts w:ascii="Times New Roman" w:cs="Times New Roman" w:eastAsia="Times New Roman" w:hAnsi="Times New Roman"/>
        </w:rPr>
      </w:pPr>
      <w:bookmarkStart w:colFirst="0" w:colLast="0" w:name="_4f1mdlm" w:id="42"/>
      <w:bookmarkEnd w:id="42"/>
      <w:r w:rsidDel="00000000" w:rsidR="00000000" w:rsidRPr="00000000">
        <w:rPr>
          <w:rFonts w:ascii="Times New Roman" w:cs="Times New Roman" w:eastAsia="Times New Roman" w:hAnsi="Times New Roman"/>
          <w:rtl w:val="0"/>
        </w:rPr>
        <w:t xml:space="preserve">Пилотирование Системы</w:t>
      </w:r>
    </w:p>
    <w:p w:rsidR="00000000" w:rsidDel="00000000" w:rsidP="00000000" w:rsidRDefault="00000000" w:rsidRPr="00000000" w14:paraId="0000026E">
      <w:pPr>
        <w:pageBreakBefore w:val="0"/>
        <w:numPr>
          <w:ilvl w:val="0"/>
          <w:numId w:val="8"/>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Установка и конфигурирование прототипа Системы (среда разработки)</w:t>
      </w:r>
    </w:p>
    <w:p w:rsidR="00000000" w:rsidDel="00000000" w:rsidP="00000000" w:rsidRDefault="00000000" w:rsidRPr="00000000" w14:paraId="0000026F">
      <w:pPr>
        <w:pageBreakBefore w:val="0"/>
        <w:numPr>
          <w:ilvl w:val="0"/>
          <w:numId w:val="8"/>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Анализ истории диалогов клиентов с операторами</w:t>
      </w:r>
    </w:p>
    <w:p w:rsidR="00000000" w:rsidDel="00000000" w:rsidP="00000000" w:rsidRDefault="00000000" w:rsidRPr="00000000" w14:paraId="00000270">
      <w:pPr>
        <w:pageBreakBefore w:val="0"/>
        <w:numPr>
          <w:ilvl w:val="0"/>
          <w:numId w:val="8"/>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Интеграции с ИС Банка</w:t>
      </w:r>
    </w:p>
    <w:p w:rsidR="00000000" w:rsidDel="00000000" w:rsidP="00000000" w:rsidRDefault="00000000" w:rsidRPr="00000000" w14:paraId="00000271">
      <w:pPr>
        <w:pageBreakBefore w:val="0"/>
        <w:numPr>
          <w:ilvl w:val="0"/>
          <w:numId w:val="8"/>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Реализация доработок, необходимых для выполнения требований данного ТЗ</w:t>
      </w:r>
    </w:p>
    <w:p w:rsidR="00000000" w:rsidDel="00000000" w:rsidP="00000000" w:rsidRDefault="00000000" w:rsidRPr="00000000" w14:paraId="00000272">
      <w:pPr>
        <w:pageBreakBefore w:val="0"/>
        <w:numPr>
          <w:ilvl w:val="0"/>
          <w:numId w:val="8"/>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Создание и настройка сценариев для автоматизации в соответствии с перечнем задач (Приложение 1)</w:t>
      </w:r>
    </w:p>
    <w:p w:rsidR="00000000" w:rsidDel="00000000" w:rsidP="00000000" w:rsidRDefault="00000000" w:rsidRPr="00000000" w14:paraId="00000273">
      <w:pPr>
        <w:pageBreakBefore w:val="0"/>
        <w:numPr>
          <w:ilvl w:val="0"/>
          <w:numId w:val="8"/>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Интеграция с API Genesys по сценариям автоматической обработки обращений и предоставления операторам подсказок ответов</w:t>
      </w:r>
    </w:p>
    <w:p w:rsidR="00000000" w:rsidDel="00000000" w:rsidP="00000000" w:rsidRDefault="00000000" w:rsidRPr="00000000" w14:paraId="00000274">
      <w:pPr>
        <w:pageBreakBefore w:val="0"/>
        <w:numPr>
          <w:ilvl w:val="0"/>
          <w:numId w:val="8"/>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Перенос Системы между средами</w:t>
      </w:r>
    </w:p>
    <w:p w:rsidR="00000000" w:rsidDel="00000000" w:rsidP="00000000" w:rsidRDefault="00000000" w:rsidRPr="00000000" w14:paraId="00000275">
      <w:pPr>
        <w:pageBreakBefore w:val="0"/>
        <w:numPr>
          <w:ilvl w:val="0"/>
          <w:numId w:val="8"/>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Сбор и подготовка данных для загрузки в Систему</w:t>
      </w:r>
    </w:p>
    <w:p w:rsidR="00000000" w:rsidDel="00000000" w:rsidP="00000000" w:rsidRDefault="00000000" w:rsidRPr="00000000" w14:paraId="00000276">
      <w:pPr>
        <w:pageBreakBefore w:val="0"/>
        <w:numPr>
          <w:ilvl w:val="0"/>
          <w:numId w:val="8"/>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Загрузка в Систему справочных данных</w:t>
      </w:r>
    </w:p>
    <w:p w:rsidR="00000000" w:rsidDel="00000000" w:rsidP="00000000" w:rsidRDefault="00000000" w:rsidRPr="00000000" w14:paraId="00000277">
      <w:pPr>
        <w:pageBreakBefore w:val="0"/>
        <w:numPr>
          <w:ilvl w:val="0"/>
          <w:numId w:val="8"/>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Интеграционное тестирование Системы</w:t>
      </w:r>
    </w:p>
    <w:p w:rsidR="00000000" w:rsidDel="00000000" w:rsidP="00000000" w:rsidRDefault="00000000" w:rsidRPr="00000000" w14:paraId="00000278">
      <w:pPr>
        <w:pageBreakBefore w:val="0"/>
        <w:numPr>
          <w:ilvl w:val="0"/>
          <w:numId w:val="8"/>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Настройка системы для работы согласно требованиям по ИТ безопасности</w:t>
      </w:r>
    </w:p>
    <w:p w:rsidR="00000000" w:rsidDel="00000000" w:rsidP="00000000" w:rsidRDefault="00000000" w:rsidRPr="00000000" w14:paraId="00000279">
      <w:pPr>
        <w:pageBreakBefore w:val="0"/>
        <w:numPr>
          <w:ilvl w:val="0"/>
          <w:numId w:val="8"/>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Инструктаж ключевых пользователей по работе с Системой (до 10 человек)</w:t>
      </w:r>
    </w:p>
    <w:p w:rsidR="00000000" w:rsidDel="00000000" w:rsidP="00000000" w:rsidRDefault="00000000" w:rsidRPr="00000000" w14:paraId="0000027A">
      <w:pPr>
        <w:pageBreakBefore w:val="0"/>
        <w:numPr>
          <w:ilvl w:val="0"/>
          <w:numId w:val="8"/>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Разработка и согласование программы и методики испытаний (в т.ч. должны быть предусмотрены пользовательское тестирование, нагрузочное тестирование, тестирование безопасности)</w:t>
      </w:r>
    </w:p>
    <w:p w:rsidR="00000000" w:rsidDel="00000000" w:rsidP="00000000" w:rsidRDefault="00000000" w:rsidRPr="00000000" w14:paraId="0000027B">
      <w:pPr>
        <w:pageBreakBefore w:val="0"/>
        <w:numPr>
          <w:ilvl w:val="0"/>
          <w:numId w:val="8"/>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Проведение приемо-сдаточных испытаний при передаче ПО в пилотную эксплуатацию</w:t>
      </w:r>
    </w:p>
    <w:p w:rsidR="00000000" w:rsidDel="00000000" w:rsidP="00000000" w:rsidRDefault="00000000" w:rsidRPr="00000000" w14:paraId="0000027C">
      <w:pPr>
        <w:pageBreakBefore w:val="0"/>
        <w:numPr>
          <w:ilvl w:val="0"/>
          <w:numId w:val="8"/>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Разработка документации для ввода системы в Пилотную эксплуатацию, в соответствии с требованиями банка</w:t>
      </w:r>
    </w:p>
    <w:p w:rsidR="00000000" w:rsidDel="00000000" w:rsidP="00000000" w:rsidRDefault="00000000" w:rsidRPr="00000000" w14:paraId="0000027D">
      <w:pPr>
        <w:pageBreakBefore w:val="0"/>
        <w:numPr>
          <w:ilvl w:val="0"/>
          <w:numId w:val="8"/>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Разработка инструкций и скриптов для переноса системы между средами.</w:t>
      </w:r>
    </w:p>
    <w:p w:rsidR="00000000" w:rsidDel="00000000" w:rsidP="00000000" w:rsidRDefault="00000000" w:rsidRPr="00000000" w14:paraId="0000027E">
      <w:pPr>
        <w:pageBreakBefore w:val="0"/>
        <w:numPr>
          <w:ilvl w:val="0"/>
          <w:numId w:val="8"/>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Передача права использования ПО на период Пилотной эксплуатации</w:t>
      </w:r>
    </w:p>
    <w:p w:rsidR="00000000" w:rsidDel="00000000" w:rsidP="00000000" w:rsidRDefault="00000000" w:rsidRPr="00000000" w14:paraId="0000027F">
      <w:pPr>
        <w:pageBreakBefore w:val="0"/>
        <w:numPr>
          <w:ilvl w:val="0"/>
          <w:numId w:val="8"/>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Поддержка решения в течение пилотной эксплуатации</w:t>
      </w:r>
    </w:p>
    <w:p w:rsidR="00000000" w:rsidDel="00000000" w:rsidP="00000000" w:rsidRDefault="00000000" w:rsidRPr="00000000" w14:paraId="00000280">
      <w:pPr>
        <w:pageBreakBefore w:val="0"/>
        <w:numPr>
          <w:ilvl w:val="0"/>
          <w:numId w:val="8"/>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Сопровождение работы системы в течение Пилотной эксплуатации (анализ накопленной информации, оптимизация работы системы).</w:t>
      </w:r>
    </w:p>
    <w:p w:rsidR="00000000" w:rsidDel="00000000" w:rsidP="00000000" w:rsidRDefault="00000000" w:rsidRPr="00000000" w14:paraId="00000281">
      <w:pPr>
        <w:pageBreakBefore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82">
      <w:pPr>
        <w:pageBreakBefore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83">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Перечисленные работы, кроме пункта 5, должны быть выполнены до 30.12.2020. Работы по пункту 5 могут выполняться на протяжении пилотной эксплуатации в согласованной с Заказчиком последовательности.</w:t>
      </w:r>
    </w:p>
    <w:p w:rsidR="00000000" w:rsidDel="00000000" w:rsidP="00000000" w:rsidRDefault="00000000" w:rsidRPr="00000000" w14:paraId="00000284">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Продолжительность Пилотной эксплуатации - до 25.03.2021, в течение которой Исполнитель обязуется поддерживать работоспособность системы в соответствии с требованиями к поддержке и непрерывности.</w:t>
      </w:r>
    </w:p>
    <w:p w:rsidR="00000000" w:rsidDel="00000000" w:rsidP="00000000" w:rsidRDefault="00000000" w:rsidRPr="00000000" w14:paraId="00000285">
      <w:pPr>
        <w:pageBreakBefore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86">
      <w:pPr>
        <w:pStyle w:val="Heading3"/>
        <w:pageBreakBefore w:val="0"/>
        <w:rPr>
          <w:rFonts w:ascii="Times New Roman" w:cs="Times New Roman" w:eastAsia="Times New Roman" w:hAnsi="Times New Roman"/>
        </w:rPr>
      </w:pPr>
      <w:bookmarkStart w:colFirst="0" w:colLast="0" w:name="_2u6wntf" w:id="43"/>
      <w:bookmarkEnd w:id="43"/>
      <w:r w:rsidDel="00000000" w:rsidR="00000000" w:rsidRPr="00000000">
        <w:rPr>
          <w:rFonts w:ascii="Times New Roman" w:cs="Times New Roman" w:eastAsia="Times New Roman" w:hAnsi="Times New Roman"/>
          <w:rtl w:val="0"/>
        </w:rPr>
        <w:t xml:space="preserve">Разработка плана развития Системы</w:t>
      </w:r>
    </w:p>
    <w:p w:rsidR="00000000" w:rsidDel="00000000" w:rsidP="00000000" w:rsidRDefault="00000000" w:rsidRPr="00000000" w14:paraId="00000287">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По итогам Этапа 1, Исполнителем должно быть разработано техническое задание на дальнейшее развитие Системы (работы </w:t>
      </w:r>
      <w:r w:rsidDel="00000000" w:rsidR="00000000" w:rsidRPr="00000000">
        <w:rPr>
          <w:rFonts w:ascii="Times New Roman" w:cs="Times New Roman" w:eastAsia="Times New Roman" w:hAnsi="Times New Roman"/>
          <w:i w:val="1"/>
          <w:iCs w:val="1"/>
          <w:rtl w:val="0"/>
        </w:rPr>
        <w:t xml:space="preserve">Этапа 2</w:t>
      </w:r>
      <w:r w:rsidDel="00000000" w:rsidR="00000000" w:rsidRPr="00000000">
        <w:rPr>
          <w:rFonts w:ascii="Times New Roman" w:cs="Times New Roman" w:eastAsia="Times New Roman" w:hAnsi="Times New Roman"/>
          <w:rtl w:val="0"/>
        </w:rPr>
        <w:t xml:space="preserve"> проекта). Техническое задание разрабатывается на основе Бизнес-требований, предоставляемых Заказчиком. Бизнес требования, помимо бизнес потребностей, учитывают особенности работы системы чат-бота Исполнителя.</w:t>
      </w:r>
    </w:p>
    <w:p w:rsidR="00000000" w:rsidDel="00000000" w:rsidP="00000000" w:rsidRDefault="00000000" w:rsidRPr="00000000" w14:paraId="00000288">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ТЗ должно содержать согласованный с Заказчиком перечень доработок и работ, необходимых для запуска Системы в промышленную эксплуатацию и для выполнения бизнес требований Заказчика. Состав ТЗ включает: </w:t>
      </w:r>
    </w:p>
    <w:p w:rsidR="00000000" w:rsidDel="00000000" w:rsidP="00000000" w:rsidRDefault="00000000" w:rsidRPr="00000000" w14:paraId="00000289">
      <w:pPr>
        <w:pageBreakBefore w:val="0"/>
        <w:numPr>
          <w:ilvl w:val="0"/>
          <w:numId w:val="15"/>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Описание функциональных требований</w:t>
      </w:r>
    </w:p>
    <w:p w:rsidR="00000000" w:rsidDel="00000000" w:rsidP="00000000" w:rsidRDefault="00000000" w:rsidRPr="00000000" w14:paraId="0000028A">
      <w:pPr>
        <w:pageBreakBefore w:val="0"/>
        <w:numPr>
          <w:ilvl w:val="0"/>
          <w:numId w:val="15"/>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Описание нефункциональных требований</w:t>
      </w:r>
    </w:p>
    <w:p w:rsidR="00000000" w:rsidDel="00000000" w:rsidP="00000000" w:rsidRDefault="00000000" w:rsidRPr="00000000" w14:paraId="0000028B">
      <w:pPr>
        <w:pageBreakBefore w:val="0"/>
        <w:numPr>
          <w:ilvl w:val="0"/>
          <w:numId w:val="15"/>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Предлагаемую последовательность реализации (приоритеты) требований/доработок</w:t>
      </w:r>
    </w:p>
    <w:p w:rsidR="00000000" w:rsidDel="00000000" w:rsidP="00000000" w:rsidRDefault="00000000" w:rsidRPr="00000000" w14:paraId="0000028C">
      <w:pPr>
        <w:pageBreakBefore w:val="0"/>
        <w:numPr>
          <w:ilvl w:val="0"/>
          <w:numId w:val="15"/>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Оценку по трудоемкости/стоимости (в разбивке по каждой доработке)</w:t>
      </w:r>
    </w:p>
    <w:p w:rsidR="00000000" w:rsidDel="00000000" w:rsidP="00000000" w:rsidRDefault="00000000" w:rsidRPr="00000000" w14:paraId="0000028D">
      <w:pPr>
        <w:pageBreakBefore w:val="0"/>
        <w:numPr>
          <w:ilvl w:val="0"/>
          <w:numId w:val="15"/>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План-график реализации работ.</w:t>
      </w:r>
    </w:p>
    <w:p w:rsidR="00000000" w:rsidDel="00000000" w:rsidP="00000000" w:rsidRDefault="00000000" w:rsidRPr="00000000" w14:paraId="0000028E">
      <w:pPr>
        <w:pStyle w:val="Heading2"/>
        <w:pageBreakBefore w:val="0"/>
        <w:rPr>
          <w:rFonts w:ascii="Times New Roman" w:cs="Times New Roman" w:eastAsia="Times New Roman" w:hAnsi="Times New Roman"/>
        </w:rPr>
      </w:pPr>
      <w:bookmarkStart w:colFirst="0" w:colLast="0" w:name="_19c6y18" w:id="44"/>
      <w:bookmarkEnd w:id="44"/>
      <w:r w:rsidDel="00000000" w:rsidR="00000000" w:rsidRPr="00000000">
        <w:rPr>
          <w:rFonts w:ascii="Times New Roman" w:cs="Times New Roman" w:eastAsia="Times New Roman" w:hAnsi="Times New Roman"/>
          <w:rtl w:val="0"/>
        </w:rPr>
        <w:t xml:space="preserve">Требования к управлению проектом</w:t>
      </w:r>
    </w:p>
    <w:p w:rsidR="00000000" w:rsidDel="00000000" w:rsidP="00000000" w:rsidRDefault="00000000" w:rsidRPr="00000000" w14:paraId="0000028F">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В целях управления проектом Исполнителем должен быть разработан и согласован с Заказчиком минимальный набор документов:</w:t>
      </w:r>
    </w:p>
    <w:p w:rsidR="00000000" w:rsidDel="00000000" w:rsidP="00000000" w:rsidRDefault="00000000" w:rsidRPr="00000000" w14:paraId="00000290">
      <w:pPr>
        <w:pageBreakBefore w:val="0"/>
        <w:numPr>
          <w:ilvl w:val="0"/>
          <w:numId w:val="19"/>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План проекта;</w:t>
      </w:r>
    </w:p>
    <w:p w:rsidR="00000000" w:rsidDel="00000000" w:rsidP="00000000" w:rsidRDefault="00000000" w:rsidRPr="00000000" w14:paraId="00000291">
      <w:pPr>
        <w:pageBreakBefore w:val="0"/>
        <w:numPr>
          <w:ilvl w:val="0"/>
          <w:numId w:val="19"/>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Матрица коммуникаций;</w:t>
      </w:r>
    </w:p>
    <w:p w:rsidR="00000000" w:rsidDel="00000000" w:rsidP="00000000" w:rsidRDefault="00000000" w:rsidRPr="00000000" w14:paraId="00000292">
      <w:pPr>
        <w:pageBreakBefore w:val="0"/>
        <w:numPr>
          <w:ilvl w:val="0"/>
          <w:numId w:val="19"/>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Список основных рисков;</w:t>
      </w:r>
    </w:p>
    <w:p w:rsidR="00000000" w:rsidDel="00000000" w:rsidP="00000000" w:rsidRDefault="00000000" w:rsidRPr="00000000" w14:paraId="00000293">
      <w:pPr>
        <w:pageBreakBefore w:val="0"/>
        <w:numPr>
          <w:ilvl w:val="0"/>
          <w:numId w:val="19"/>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Документ, описывающий различие в функционале имеющегося решения и требований настоящего ТЗ (gap-анализ);</w:t>
      </w:r>
    </w:p>
    <w:p w:rsidR="00000000" w:rsidDel="00000000" w:rsidP="00000000" w:rsidRDefault="00000000" w:rsidRPr="00000000" w14:paraId="00000294">
      <w:pPr>
        <w:pageBreakBefore w:val="0"/>
        <w:numPr>
          <w:ilvl w:val="0"/>
          <w:numId w:val="19"/>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Перечень задач по доработке функционала чат-бот для соответствия требованиям настоящего ТЗ с оценкой трудоемкости и сроков по каждой задаче (созданный на основе gap-анализа).</w:t>
      </w:r>
    </w:p>
    <w:p w:rsidR="00000000" w:rsidDel="00000000" w:rsidP="00000000" w:rsidRDefault="00000000" w:rsidRPr="00000000" w14:paraId="00000295">
      <w:pPr>
        <w:pageBreakBefore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96">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В управлении проектом должны использоваться </w:t>
      </w:r>
      <w:r w:rsidDel="00000000" w:rsidR="00000000" w:rsidRPr="00000000">
        <w:rPr>
          <w:rFonts w:ascii="Times New Roman" w:cs="Times New Roman" w:eastAsia="Times New Roman" w:hAnsi="Times New Roman"/>
          <w:color w:val="000000"/>
          <w:rtl w:val="0"/>
        </w:rPr>
        <w:t xml:space="preserve">гибкие </w:t>
      </w:r>
      <w:r w:rsidDel="00000000" w:rsidR="00000000" w:rsidRPr="00000000">
        <w:rPr>
          <w:rFonts w:ascii="Times New Roman" w:cs="Times New Roman" w:eastAsia="Times New Roman" w:hAnsi="Times New Roman"/>
          <w:rtl w:val="0"/>
        </w:rPr>
        <w:t xml:space="preserve">методологии разработки:</w:t>
      </w:r>
    </w:p>
    <w:p w:rsidR="00000000" w:rsidDel="00000000" w:rsidP="00000000" w:rsidRDefault="00000000" w:rsidRPr="00000000" w14:paraId="00000297">
      <w:pPr>
        <w:pageBreakBefore w:val="0"/>
        <w:numPr>
          <w:ilvl w:val="0"/>
          <w:numId w:val="13"/>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Итерационная разработка (длительность итерации - 2 недели, релиз по окончании итерации);</w:t>
      </w:r>
    </w:p>
    <w:p w:rsidR="00000000" w:rsidDel="00000000" w:rsidP="00000000" w:rsidRDefault="00000000" w:rsidRPr="00000000" w14:paraId="00000298">
      <w:pPr>
        <w:pageBreakBefore w:val="0"/>
        <w:numPr>
          <w:ilvl w:val="0"/>
          <w:numId w:val="13"/>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План проекта должен включать дорожную карту реализации функционала по итерациям;</w:t>
      </w:r>
    </w:p>
    <w:p w:rsidR="00000000" w:rsidDel="00000000" w:rsidP="00000000" w:rsidRDefault="00000000" w:rsidRPr="00000000" w14:paraId="00000299">
      <w:pPr>
        <w:pageBreakBefore w:val="0"/>
        <w:numPr>
          <w:ilvl w:val="0"/>
          <w:numId w:val="13"/>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Дорожная карта и требования могут корректироваться по инициативе заказчика (для оперативной корректировки приоритетов, состава функционала и требований к функционалу исходя из бизнес-потребностей);</w:t>
      </w:r>
    </w:p>
    <w:p w:rsidR="00000000" w:rsidDel="00000000" w:rsidP="00000000" w:rsidRDefault="00000000" w:rsidRPr="00000000" w14:paraId="0000029A">
      <w:pPr>
        <w:pageBreakBefore w:val="0"/>
        <w:numPr>
          <w:ilvl w:val="0"/>
          <w:numId w:val="13"/>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Управление списком задач проекта и выбор задач для реализации в конкретной итерации должны выполняться по согласованию с заказчиком.</w:t>
      </w:r>
    </w:p>
    <w:p w:rsidR="00000000" w:rsidDel="00000000" w:rsidP="00000000" w:rsidRDefault="00000000" w:rsidRPr="00000000" w14:paraId="0000029B">
      <w:pPr>
        <w:pageBreakBefore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9C">
      <w:pPr>
        <w:pageBreakBefore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9D">
      <w:pPr>
        <w:pStyle w:val="Heading2"/>
        <w:pageBreakBefore w:val="0"/>
        <w:rPr>
          <w:rFonts w:ascii="Times New Roman" w:cs="Times New Roman" w:eastAsia="Times New Roman" w:hAnsi="Times New Roman"/>
        </w:rPr>
      </w:pPr>
      <w:bookmarkStart w:colFirst="0" w:colLast="0" w:name="_3tbugp1" w:id="45"/>
      <w:bookmarkEnd w:id="45"/>
      <w:r w:rsidDel="00000000" w:rsidR="00000000" w:rsidRPr="00000000">
        <w:rPr>
          <w:rFonts w:ascii="Times New Roman" w:cs="Times New Roman" w:eastAsia="Times New Roman" w:hAnsi="Times New Roman"/>
          <w:rtl w:val="0"/>
        </w:rPr>
        <w:t xml:space="preserve">Отчетная документация</w:t>
      </w:r>
    </w:p>
    <w:p w:rsidR="00000000" w:rsidDel="00000000" w:rsidP="00000000" w:rsidRDefault="00000000" w:rsidRPr="00000000" w14:paraId="0000029E">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По итогам выполнения работ по данному ТЗ должны быть предоставлены:</w:t>
      </w:r>
    </w:p>
    <w:p w:rsidR="00000000" w:rsidDel="00000000" w:rsidP="00000000" w:rsidRDefault="00000000" w:rsidRPr="00000000" w14:paraId="0000029F">
      <w:pPr>
        <w:pageBreakBefore w:val="0"/>
        <w:numPr>
          <w:ilvl w:val="0"/>
          <w:numId w:val="3"/>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Инструкция по переносу между средами</w:t>
      </w:r>
    </w:p>
    <w:p w:rsidR="00000000" w:rsidDel="00000000" w:rsidP="00000000" w:rsidRDefault="00000000" w:rsidRPr="00000000" w14:paraId="000002A0">
      <w:pPr>
        <w:pageBreakBefore w:val="0"/>
        <w:numPr>
          <w:ilvl w:val="0"/>
          <w:numId w:val="3"/>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Программа и методика испытаний</w:t>
      </w:r>
    </w:p>
    <w:p w:rsidR="00000000" w:rsidDel="00000000" w:rsidP="00000000" w:rsidRDefault="00000000" w:rsidRPr="00000000" w14:paraId="000002A1">
      <w:pPr>
        <w:pageBreakBefore w:val="0"/>
        <w:numPr>
          <w:ilvl w:val="0"/>
          <w:numId w:val="3"/>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Отчет о проведение приемо-сдаточных испытаний</w:t>
      </w:r>
    </w:p>
    <w:p w:rsidR="00000000" w:rsidDel="00000000" w:rsidP="00000000" w:rsidRDefault="00000000" w:rsidRPr="00000000" w14:paraId="000002A2">
      <w:pPr>
        <w:pageBreakBefore w:val="0"/>
        <w:numPr>
          <w:ilvl w:val="0"/>
          <w:numId w:val="3"/>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Отчет о пилотной эксплуатации</w:t>
      </w:r>
    </w:p>
    <w:p w:rsidR="00000000" w:rsidDel="00000000" w:rsidP="00000000" w:rsidRDefault="00000000" w:rsidRPr="00000000" w14:paraId="000002A3">
      <w:pPr>
        <w:pageBreakBefore w:val="0"/>
        <w:numPr>
          <w:ilvl w:val="0"/>
          <w:numId w:val="3"/>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Техническое задание на работы </w:t>
      </w:r>
      <w:r w:rsidDel="00000000" w:rsidR="00000000" w:rsidRPr="00000000">
        <w:rPr>
          <w:rFonts w:ascii="Times New Roman" w:cs="Times New Roman" w:eastAsia="Times New Roman" w:hAnsi="Times New Roman"/>
          <w:i w:val="1"/>
          <w:iCs w:val="1"/>
          <w:rtl w:val="0"/>
        </w:rPr>
        <w:t xml:space="preserve">Этапа 2</w:t>
      </w:r>
      <w:r w:rsidDel="00000000" w:rsidR="00000000" w:rsidRPr="00000000">
        <w:rPr>
          <w:rFonts w:ascii="Times New Roman" w:cs="Times New Roman" w:eastAsia="Times New Roman" w:hAnsi="Times New Roman"/>
          <w:rtl w:val="0"/>
        </w:rPr>
        <w:t xml:space="preserve"> проекта и Коммерческое предложение на его реализацию, включая оценку бюджета и план-график (требования к работам </w:t>
      </w:r>
      <w:r w:rsidDel="00000000" w:rsidR="00000000" w:rsidRPr="00000000">
        <w:rPr>
          <w:rFonts w:ascii="Times New Roman" w:cs="Times New Roman" w:eastAsia="Times New Roman" w:hAnsi="Times New Roman"/>
          <w:i w:val="1"/>
          <w:iCs w:val="1"/>
          <w:rtl w:val="0"/>
        </w:rPr>
        <w:t xml:space="preserve">Этапа 2</w:t>
      </w:r>
      <w:r w:rsidDel="00000000" w:rsidR="00000000" w:rsidRPr="00000000">
        <w:rPr>
          <w:rFonts w:ascii="Times New Roman" w:cs="Times New Roman" w:eastAsia="Times New Roman" w:hAnsi="Times New Roman"/>
          <w:rtl w:val="0"/>
        </w:rPr>
        <w:t xml:space="preserve"> указаны в Приложении 4). </w:t>
      </w:r>
    </w:p>
    <w:p w:rsidR="00000000" w:rsidDel="00000000" w:rsidP="00000000" w:rsidRDefault="00000000" w:rsidRPr="00000000" w14:paraId="000002A4">
      <w:pPr>
        <w:pageBreakBefore w:val="0"/>
        <w:numPr>
          <w:ilvl w:val="0"/>
          <w:numId w:val="3"/>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Шаблоны договоров:</w:t>
      </w:r>
    </w:p>
    <w:p w:rsidR="00000000" w:rsidDel="00000000" w:rsidP="00000000" w:rsidRDefault="00000000" w:rsidRPr="00000000" w14:paraId="000002A5">
      <w:pPr>
        <w:pageBreakBefore w:val="0"/>
        <w:numPr>
          <w:ilvl w:val="1"/>
          <w:numId w:val="3"/>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Договор на внедрение</w:t>
      </w:r>
    </w:p>
    <w:p w:rsidR="00000000" w:rsidDel="00000000" w:rsidP="00000000" w:rsidRDefault="00000000" w:rsidRPr="00000000" w14:paraId="000002A6">
      <w:pPr>
        <w:pageBreakBefore w:val="0"/>
        <w:numPr>
          <w:ilvl w:val="1"/>
          <w:numId w:val="3"/>
        </w:numPr>
        <w:pBdr>
          <w:top w:space="0" w:sz="0" w:val="nil"/>
          <w:left w:space="0" w:sz="0" w:val="nil"/>
          <w:bottom w:space="0" w:sz="0" w:val="nil"/>
          <w:right w:space="0" w:sz="0" w:val="nil"/>
          <w:between w:space="0" w:sz="0" w:val="nil"/>
        </w:pBd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Договор техподдержки</w:t>
      </w:r>
    </w:p>
    <w:p w:rsidR="00000000" w:rsidDel="00000000" w:rsidP="00000000" w:rsidRDefault="00000000" w:rsidRPr="00000000" w14:paraId="000002A7">
      <w:pPr>
        <w:pageBreakBefore w:val="0"/>
        <w:numPr>
          <w:ilvl w:val="1"/>
          <w:numId w:val="3"/>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Договор обновления на новые версии</w:t>
      </w:r>
    </w:p>
    <w:p w:rsidR="00000000" w:rsidDel="00000000" w:rsidP="00000000" w:rsidRDefault="00000000" w:rsidRPr="00000000" w14:paraId="000002A8">
      <w:pPr>
        <w:pageBreakBefore w:val="0"/>
        <w:numPr>
          <w:ilvl w:val="1"/>
          <w:numId w:val="3"/>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Лицензионный договор</w:t>
      </w:r>
    </w:p>
    <w:p w:rsidR="00000000" w:rsidDel="00000000" w:rsidP="00000000" w:rsidRDefault="00000000" w:rsidRPr="00000000" w14:paraId="000002A9">
      <w:pPr>
        <w:pageBreakBefore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AA">
      <w:pPr>
        <w:pStyle w:val="Heading2"/>
        <w:pageBreakBefore w:val="0"/>
        <w:rPr>
          <w:rFonts w:ascii="Times New Roman" w:cs="Times New Roman" w:eastAsia="Times New Roman" w:hAnsi="Times New Roman"/>
        </w:rPr>
      </w:pPr>
      <w:bookmarkStart w:colFirst="0" w:colLast="0" w:name="_28h4qwu" w:id="46"/>
      <w:bookmarkEnd w:id="46"/>
      <w:r w:rsidDel="00000000" w:rsidR="00000000" w:rsidRPr="00000000">
        <w:rPr>
          <w:rFonts w:ascii="Times New Roman" w:cs="Times New Roman" w:eastAsia="Times New Roman" w:hAnsi="Times New Roman"/>
          <w:rtl w:val="0"/>
        </w:rPr>
        <w:t xml:space="preserve">Требования к процессам управления кодом, задачами, релизами</w:t>
      </w:r>
    </w:p>
    <w:p w:rsidR="00000000" w:rsidDel="00000000" w:rsidP="00000000" w:rsidRDefault="00000000" w:rsidRPr="00000000" w14:paraId="000002AB">
      <w:pPr>
        <w:pageBreakBefore w:val="0"/>
        <w:numPr>
          <w:ilvl w:val="0"/>
          <w:numId w:val="37"/>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У Заказчика приняты 2 недельные циклы релиза ИТ систем. Расписание релизов Системы, связанных с релизами смежных систем (вывод связанных доработок) должно быть синхронизировано с графиком релизов соответствующих систем.</w:t>
      </w:r>
    </w:p>
    <w:p w:rsidR="00000000" w:rsidDel="00000000" w:rsidP="00000000" w:rsidRDefault="00000000" w:rsidRPr="00000000" w14:paraId="000002AC">
      <w:pPr>
        <w:pageBreakBefore w:val="0"/>
        <w:numPr>
          <w:ilvl w:val="0"/>
          <w:numId w:val="37"/>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При релизе системы Исполнитель должен обеспечить подготовку, настройку, запуск Системы во всех окружениях в соответствии с согласованным с Заказчиком графиком. </w:t>
      </w:r>
    </w:p>
    <w:p w:rsidR="00000000" w:rsidDel="00000000" w:rsidP="00000000" w:rsidRDefault="00000000" w:rsidRPr="00000000" w14:paraId="000002AD">
      <w:pPr>
        <w:pageBreakBefore w:val="0"/>
        <w:numPr>
          <w:ilvl w:val="0"/>
          <w:numId w:val="37"/>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Все задачи в рамках данного ТЗ Исполнитель должен вести в системе управления задачами Заказчика “TFS”. В том числе, учет, планирование и движение задач по жизненному циклу, принятому у Заказчика.</w:t>
      </w:r>
    </w:p>
    <w:p w:rsidR="00000000" w:rsidDel="00000000" w:rsidP="00000000" w:rsidRDefault="00000000" w:rsidRPr="00000000" w14:paraId="000002AE">
      <w:pPr>
        <w:pageBreakBefore w:val="0"/>
        <w:numPr>
          <w:ilvl w:val="0"/>
          <w:numId w:val="37"/>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Документация по задачам должна вестись в системе Confluence Заказчика.</w:t>
      </w:r>
    </w:p>
    <w:p w:rsidR="00000000" w:rsidDel="00000000" w:rsidP="00000000" w:rsidRDefault="00000000" w:rsidRPr="00000000" w14:paraId="000002AF">
      <w:pPr>
        <w:pageBreakBefore w:val="0"/>
        <w:numPr>
          <w:ilvl w:val="0"/>
          <w:numId w:val="37"/>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Программный код доработок, выполненных в рамках работ по данному ТЗ и все исключительные права на него должны быть переданы Заказчику по окончании пилотной эксплуатации. Исключительные права на доработки передаются в полном объеме.</w:t>
      </w:r>
    </w:p>
    <w:p w:rsidR="00000000" w:rsidDel="00000000" w:rsidP="00000000" w:rsidRDefault="00000000" w:rsidRPr="00000000" w14:paraId="000002B0">
      <w:pPr>
        <w:pageBreakBefore w:val="0"/>
        <w:numPr>
          <w:ilvl w:val="0"/>
          <w:numId w:val="37"/>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Программный код Системы, за исключением доработок, выполненных в рамках данного ТЗ,  не передается. Исполнитель передает Заказчику право на использование данного программного кода на срок выполнения работ по данному ТЗ и пилотной эксплуатации бесплатно.</w:t>
      </w:r>
    </w:p>
    <w:p w:rsidR="00000000" w:rsidDel="00000000" w:rsidP="00000000" w:rsidRDefault="00000000" w:rsidRPr="00000000" w14:paraId="000002B1">
      <w:pPr>
        <w:pageBreakBefore w:val="0"/>
        <w:numPr>
          <w:ilvl w:val="0"/>
          <w:numId w:val="37"/>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Порядок и система хранения и управления версиями кода доработок, выполняемых в рамках данного ТЗ должны быть согласованы Исполнителем с Заказчиком.</w:t>
      </w:r>
    </w:p>
    <w:p w:rsidR="00000000" w:rsidDel="00000000" w:rsidP="00000000" w:rsidRDefault="00000000" w:rsidRPr="00000000" w14:paraId="000002B2">
      <w:pPr>
        <w:pageBreakBefore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B3">
      <w:pPr>
        <w:pageBreakBefore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B4">
      <w:pPr>
        <w:pageBreakBefore w:val="0"/>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2B5">
      <w:pPr>
        <w:pStyle w:val="Heading1"/>
        <w:pageBreakBefore w:val="0"/>
        <w:rPr>
          <w:rFonts w:ascii="Times New Roman" w:cs="Times New Roman" w:eastAsia="Times New Roman" w:hAnsi="Times New Roman"/>
        </w:rPr>
      </w:pPr>
      <w:bookmarkStart w:colFirst="0" w:colLast="0" w:name="_nmf14n" w:id="47"/>
      <w:bookmarkEnd w:id="47"/>
      <w:r w:rsidDel="00000000" w:rsidR="00000000" w:rsidRPr="00000000">
        <w:rPr>
          <w:rFonts w:ascii="Times New Roman" w:cs="Times New Roman" w:eastAsia="Times New Roman" w:hAnsi="Times New Roman"/>
          <w:rtl w:val="0"/>
        </w:rPr>
        <w:t xml:space="preserve">Требования к технической поддержке за рамками проекта</w:t>
      </w:r>
    </w:p>
    <w:p w:rsidR="00000000" w:rsidDel="00000000" w:rsidP="00000000" w:rsidRDefault="00000000" w:rsidRPr="00000000" w14:paraId="000002B6">
      <w:pPr>
        <w:pageBreakBefore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B7">
      <w:pPr>
        <w:pageBreakBefore w:val="0"/>
        <w:rPr>
          <w:b w:val="1"/>
          <w:bCs w:val="1"/>
        </w:rPr>
      </w:pPr>
      <w:r w:rsidDel="00000000" w:rsidR="00000000" w:rsidRPr="00000000">
        <w:rPr>
          <w:b w:val="1"/>
          <w:bCs w:val="1"/>
          <w:rtl w:val="0"/>
        </w:rPr>
        <w:t xml:space="preserve">Уровень обслуживания</w:t>
      </w:r>
    </w:p>
    <w:p w:rsidR="00000000" w:rsidDel="00000000" w:rsidP="00000000" w:rsidRDefault="00000000" w:rsidRPr="00000000" w14:paraId="000002B8">
      <w:pPr>
        <w:pageBreakBefore w:val="0"/>
        <w:rPr>
          <w:b w:val="1"/>
          <w:bCs w:val="1"/>
        </w:rPr>
      </w:pPr>
      <w:r w:rsidDel="00000000" w:rsidR="00000000" w:rsidRPr="00000000">
        <w:rPr>
          <w:rtl w:val="0"/>
        </w:rPr>
      </w:r>
    </w:p>
    <w:p w:rsidR="00000000" w:rsidDel="00000000" w:rsidP="00000000" w:rsidRDefault="00000000" w:rsidRPr="00000000" w14:paraId="000002B9">
      <w:pPr>
        <w:pageBreakBefore w:val="0"/>
        <w:ind w:firstLine="426"/>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Уровень обслуживания определяет перечень предоставляемых Услуг, условия предоставления и совокупность параметров качества предоставляемых Услуг.</w:t>
      </w:r>
    </w:p>
    <w:p w:rsidR="00000000" w:rsidDel="00000000" w:rsidP="00000000" w:rsidRDefault="00000000" w:rsidRPr="00000000" w14:paraId="000002BA">
      <w:pPr>
        <w:pageBreakBefore w:val="0"/>
        <w:ind w:firstLine="426"/>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BB">
      <w:pPr>
        <w:pageBreakBefore w:val="0"/>
        <w:rPr>
          <w:b w:val="1"/>
          <w:bCs w:val="1"/>
        </w:rPr>
      </w:pPr>
      <w:bookmarkStart w:colFirst="0" w:colLast="0" w:name="_37m2jsg" w:id="48"/>
      <w:bookmarkEnd w:id="48"/>
      <w:r w:rsidDel="00000000" w:rsidR="00000000" w:rsidRPr="00000000">
        <w:rPr>
          <w:b w:val="1"/>
          <w:bCs w:val="1"/>
          <w:rtl w:val="0"/>
        </w:rPr>
        <w:t xml:space="preserve">Перечень и режим предоставления Услуг</w:t>
      </w:r>
    </w:p>
    <w:p w:rsidR="00000000" w:rsidDel="00000000" w:rsidP="00000000" w:rsidRDefault="00000000" w:rsidRPr="00000000" w14:paraId="000002BC">
      <w:pPr>
        <w:pageBreakBefore w:val="0"/>
        <w:rPr>
          <w:b w:val="1"/>
          <w:bCs w:val="1"/>
        </w:rPr>
      </w:pPr>
      <w:r w:rsidDel="00000000" w:rsidR="00000000" w:rsidRPr="00000000">
        <w:rPr>
          <w:rtl w:val="0"/>
        </w:rPr>
      </w:r>
    </w:p>
    <w:p w:rsidR="00000000" w:rsidDel="00000000" w:rsidP="00000000" w:rsidRDefault="00000000" w:rsidRPr="00000000" w14:paraId="000002BD">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bookmarkStart w:colFirst="0" w:colLast="0" w:name="_1mrcu09" w:id="49"/>
      <w:bookmarkEnd w:id="49"/>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Таблица 1. Услуги по техническому обслуживанию Решений в среде ПРОМЫШЛЕННОЙ эксплуатации</w:t>
      </w:r>
    </w:p>
    <w:tbl>
      <w:tblPr>
        <w:tblStyle w:val="Table6"/>
        <w:tblW w:w="9350.0" w:type="dxa"/>
        <w:jc w:val="righ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99"/>
        <w:gridCol w:w="27"/>
        <w:gridCol w:w="6856"/>
        <w:gridCol w:w="1768"/>
        <w:tblGridChange w:id="0">
          <w:tblGrid>
            <w:gridCol w:w="699"/>
            <w:gridCol w:w="27"/>
            <w:gridCol w:w="6856"/>
            <w:gridCol w:w="1768"/>
          </w:tblGrid>
        </w:tblGridChange>
      </w:tblGrid>
      <w:tr>
        <w:trPr>
          <w:cantSplit w:val="0"/>
          <w:trHeight w:val="20" w:hRule="atLeast"/>
          <w:tblHeader w:val="0"/>
        </w:trPr>
        <w:tc>
          <w:tcPr>
            <w:gridSpan w:val="2"/>
            <w:tcBorders>
              <w:top w:color="000000" w:space="0" w:sz="4" w:val="single"/>
              <w:left w:color="000000" w:space="0" w:sz="4" w:val="single"/>
              <w:bottom w:color="000000" w:space="0" w:sz="4" w:val="single"/>
              <w:right w:color="000000" w:space="0" w:sz="4" w:val="single"/>
            </w:tcBorders>
            <w:shd w:fill="e0e0e0" w:val="clear"/>
          </w:tcPr>
          <w:p w:rsidR="00000000" w:rsidDel="00000000" w:rsidP="00000000" w:rsidRDefault="00000000" w:rsidRPr="00000000" w14:paraId="000002B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54" w:firstLine="0"/>
              <w:jc w:val="center"/>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 п/п</w:t>
            </w:r>
          </w:p>
        </w:tc>
        <w:tc>
          <w:tcPr>
            <w:tcBorders>
              <w:top w:color="000000" w:space="0" w:sz="4" w:val="single"/>
              <w:left w:color="000000" w:space="0" w:sz="4" w:val="single"/>
              <w:bottom w:color="000000" w:space="0" w:sz="4" w:val="single"/>
              <w:right w:color="000000" w:space="0" w:sz="4" w:val="single"/>
            </w:tcBorders>
            <w:shd w:fill="e0e0e0" w:val="clear"/>
          </w:tcPr>
          <w:p w:rsidR="00000000" w:rsidDel="00000000" w:rsidP="00000000" w:rsidRDefault="00000000" w:rsidRPr="00000000" w14:paraId="000002C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Наименование</w:t>
            </w:r>
          </w:p>
        </w:tc>
        <w:tc>
          <w:tcPr>
            <w:tcBorders>
              <w:top w:color="000000" w:space="0" w:sz="4" w:val="single"/>
              <w:left w:color="000000" w:space="0" w:sz="4" w:val="single"/>
              <w:bottom w:color="000000" w:space="0" w:sz="4" w:val="single"/>
              <w:right w:color="000000" w:space="0" w:sz="4" w:val="single"/>
            </w:tcBorders>
            <w:shd w:fill="e0e0e0" w:val="clear"/>
            <w:vAlign w:val="center"/>
          </w:tcPr>
          <w:p w:rsidR="00000000" w:rsidDel="00000000" w:rsidP="00000000" w:rsidRDefault="00000000" w:rsidRPr="00000000" w14:paraId="000002C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115" w:firstLine="0"/>
              <w:jc w:val="center"/>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Режим предоставления</w:t>
            </w:r>
          </w:p>
        </w:tc>
      </w:tr>
      <w:tr>
        <w:trPr>
          <w:cantSplit w:val="0"/>
          <w:trHeight w:val="20" w:hRule="atLeast"/>
          <w:tblHeader w:val="0"/>
        </w:trPr>
        <w:tc>
          <w:tcPr>
            <w:gridSpan w:val="4"/>
            <w:tcBorders>
              <w:left w:color="000000" w:space="0" w:sz="4" w:val="single"/>
              <w:right w:color="000000" w:space="0" w:sz="4" w:val="single"/>
            </w:tcBorders>
            <w:shd w:fill="auto" w:val="clear"/>
          </w:tcPr>
          <w:p w:rsidR="00000000" w:rsidDel="00000000" w:rsidP="00000000" w:rsidRDefault="00000000" w:rsidRPr="00000000" w14:paraId="000002C2">
            <w:pPr>
              <w:pageBreakBefore w:val="0"/>
              <w:spacing w:before="60" w:lineRule="auto"/>
              <w:ind w:right="115"/>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Управление Инцидентами Решения </w:t>
            </w:r>
            <w:r w:rsidDel="00000000" w:rsidR="00000000" w:rsidRPr="00000000">
              <w:rPr>
                <w:rFonts w:ascii="Times New Roman" w:cs="Times New Roman" w:eastAsia="Times New Roman" w:hAnsi="Times New Roman"/>
                <w:rtl w:val="0"/>
              </w:rPr>
              <w:t xml:space="preserve">(режим 24х7 предоставляется для Инцидентов\дефектов критического приоритета, для Инцидентов остальных приоритетов предоставляется режим 8х5)</w:t>
            </w:r>
            <w:r w:rsidDel="00000000" w:rsidR="00000000" w:rsidRPr="00000000">
              <w:rPr>
                <w:rtl w:val="0"/>
              </w:rPr>
            </w:r>
          </w:p>
        </w:tc>
      </w:tr>
      <w:tr>
        <w:trPr>
          <w:cantSplit w:val="0"/>
          <w:trHeight w:val="20" w:hRule="atLeast"/>
          <w:tblHeader w:val="0"/>
        </w:trPr>
        <w:tc>
          <w:tcPr>
            <w:tcBorders>
              <w:left w:color="000000" w:space="0" w:sz="4" w:val="single"/>
              <w:right w:color="000000" w:space="0" w:sz="4" w:val="single"/>
            </w:tcBorders>
            <w:shd w:fill="auto" w:val="clear"/>
          </w:tcPr>
          <w:p w:rsidR="00000000" w:rsidDel="00000000" w:rsidP="00000000" w:rsidRDefault="00000000" w:rsidRPr="00000000" w14:paraId="000002C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109"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w:t>
            </w:r>
          </w:p>
        </w:tc>
        <w:tc>
          <w:tcPr>
            <w:gridSpan w:val="2"/>
            <w:tcBorders>
              <w:left w:color="000000" w:space="0" w:sz="4" w:val="single"/>
              <w:right w:color="000000" w:space="0" w:sz="4" w:val="single"/>
            </w:tcBorders>
            <w:shd w:fill="auto" w:val="clear"/>
          </w:tcPr>
          <w:p w:rsidR="00000000" w:rsidDel="00000000" w:rsidP="00000000" w:rsidRDefault="00000000" w:rsidRPr="00000000" w14:paraId="000002C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22"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Консультирование сотрудников Заказчика по вопросам оперативного использования Решения в среде промышленной эксплуатации</w:t>
            </w:r>
          </w:p>
        </w:tc>
        <w:tc>
          <w:tcPr>
            <w:tcBorders>
              <w:left w:color="000000" w:space="0" w:sz="4" w:val="single"/>
              <w:right w:color="000000" w:space="0" w:sz="4" w:val="single"/>
            </w:tcBorders>
            <w:shd w:fill="auto" w:val="clear"/>
          </w:tcPr>
          <w:p w:rsidR="00000000" w:rsidDel="00000000" w:rsidP="00000000" w:rsidRDefault="00000000" w:rsidRPr="00000000" w14:paraId="000002C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24х7</w:t>
            </w:r>
          </w:p>
        </w:tc>
      </w:tr>
      <w:tr>
        <w:trPr>
          <w:cantSplit w:val="0"/>
          <w:trHeight w:val="20" w:hRule="atLeast"/>
          <w:tblHeader w:val="0"/>
        </w:trPr>
        <w:tc>
          <w:tcPr>
            <w:tcBorders>
              <w:left w:color="000000" w:space="0" w:sz="4" w:val="single"/>
              <w:right w:color="000000" w:space="0" w:sz="4" w:val="single"/>
            </w:tcBorders>
            <w:shd w:fill="auto" w:val="clear"/>
          </w:tcPr>
          <w:p w:rsidR="00000000" w:rsidDel="00000000" w:rsidP="00000000" w:rsidRDefault="00000000" w:rsidRPr="00000000" w14:paraId="000002C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w:t>
            </w:r>
          </w:p>
        </w:tc>
        <w:tc>
          <w:tcPr>
            <w:gridSpan w:val="2"/>
            <w:tcBorders>
              <w:left w:color="000000" w:space="0" w:sz="4" w:val="single"/>
              <w:right w:color="000000" w:space="0" w:sz="4" w:val="single"/>
            </w:tcBorders>
            <w:shd w:fill="auto" w:val="clear"/>
          </w:tcPr>
          <w:p w:rsidR="00000000" w:rsidDel="00000000" w:rsidP="00000000" w:rsidRDefault="00000000" w:rsidRPr="00000000" w14:paraId="000002C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22"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Участие в выполнении работ по восстановлению работоспособности Решения в среде промышленной эксплуатации после сбоя</w:t>
            </w:r>
          </w:p>
        </w:tc>
        <w:tc>
          <w:tcPr>
            <w:tcBorders>
              <w:left w:color="000000" w:space="0" w:sz="4" w:val="single"/>
              <w:right w:color="000000" w:space="0" w:sz="4" w:val="single"/>
            </w:tcBorders>
            <w:shd w:fill="auto" w:val="clear"/>
          </w:tcPr>
          <w:p w:rsidR="00000000" w:rsidDel="00000000" w:rsidP="00000000" w:rsidRDefault="00000000" w:rsidRPr="00000000" w14:paraId="000002C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24х7</w:t>
            </w:r>
          </w:p>
        </w:tc>
      </w:tr>
      <w:tr>
        <w:trPr>
          <w:cantSplit w:val="0"/>
          <w:trHeight w:val="20" w:hRule="atLeast"/>
          <w:tblHeader w:val="0"/>
        </w:trPr>
        <w:tc>
          <w:tcPr>
            <w:tcBorders>
              <w:left w:color="000000" w:space="0" w:sz="4" w:val="single"/>
              <w:right w:color="000000" w:space="0" w:sz="4" w:val="single"/>
            </w:tcBorders>
            <w:shd w:fill="auto" w:val="clear"/>
          </w:tcPr>
          <w:p w:rsidR="00000000" w:rsidDel="00000000" w:rsidP="00000000" w:rsidRDefault="00000000" w:rsidRPr="00000000" w14:paraId="000002C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w:t>
            </w:r>
          </w:p>
        </w:tc>
        <w:tc>
          <w:tcPr>
            <w:gridSpan w:val="2"/>
            <w:tcBorders>
              <w:left w:color="000000" w:space="0" w:sz="4" w:val="single"/>
              <w:right w:color="000000" w:space="0" w:sz="4" w:val="single"/>
            </w:tcBorders>
            <w:shd w:fill="auto" w:val="clear"/>
          </w:tcPr>
          <w:p w:rsidR="00000000" w:rsidDel="00000000" w:rsidP="00000000" w:rsidRDefault="00000000" w:rsidRPr="00000000" w14:paraId="000002C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22"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Регистрация Инцидентов, связанных с работоспособностью Решения в среде промышленной эксплуатации, либо принятие решения об отказе в такой регистрации</w:t>
            </w:r>
          </w:p>
        </w:tc>
        <w:tc>
          <w:tcPr>
            <w:tcBorders>
              <w:left w:color="000000" w:space="0" w:sz="4" w:val="single"/>
              <w:right w:color="000000" w:space="0" w:sz="4" w:val="single"/>
            </w:tcBorders>
            <w:shd w:fill="auto" w:val="clear"/>
          </w:tcPr>
          <w:p w:rsidR="00000000" w:rsidDel="00000000" w:rsidP="00000000" w:rsidRDefault="00000000" w:rsidRPr="00000000" w14:paraId="000002D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24х7</w:t>
            </w:r>
          </w:p>
        </w:tc>
      </w:tr>
      <w:tr>
        <w:trPr>
          <w:cantSplit w:val="0"/>
          <w:trHeight w:val="20" w:hRule="atLeast"/>
          <w:tblHeader w:val="0"/>
        </w:trPr>
        <w:tc>
          <w:tcPr>
            <w:tcBorders>
              <w:left w:color="000000" w:space="0" w:sz="4" w:val="single"/>
              <w:right w:color="000000" w:space="0" w:sz="4" w:val="single"/>
            </w:tcBorders>
            <w:shd w:fill="auto" w:val="clear"/>
          </w:tcPr>
          <w:p w:rsidR="00000000" w:rsidDel="00000000" w:rsidP="00000000" w:rsidRDefault="00000000" w:rsidRPr="00000000" w14:paraId="000002D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4</w:t>
            </w:r>
          </w:p>
        </w:tc>
        <w:tc>
          <w:tcPr>
            <w:gridSpan w:val="2"/>
            <w:tcBorders>
              <w:left w:color="000000" w:space="0" w:sz="4" w:val="single"/>
              <w:right w:color="000000" w:space="0" w:sz="4" w:val="single"/>
            </w:tcBorders>
            <w:shd w:fill="auto" w:val="clear"/>
          </w:tcPr>
          <w:p w:rsidR="00000000" w:rsidDel="00000000" w:rsidP="00000000" w:rsidRDefault="00000000" w:rsidRPr="00000000" w14:paraId="000002D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22"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Разрешение Инцидентов, связанных с работоспособностью Решения в среде промышленной эксплуатации</w:t>
            </w:r>
          </w:p>
        </w:tc>
        <w:tc>
          <w:tcPr>
            <w:tcBorders>
              <w:left w:color="000000" w:space="0" w:sz="4" w:val="single"/>
              <w:right w:color="000000" w:space="0" w:sz="4" w:val="single"/>
            </w:tcBorders>
            <w:shd w:fill="auto" w:val="clear"/>
          </w:tcPr>
          <w:p w:rsidR="00000000" w:rsidDel="00000000" w:rsidP="00000000" w:rsidRDefault="00000000" w:rsidRPr="00000000" w14:paraId="000002D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24х7</w:t>
            </w:r>
          </w:p>
        </w:tc>
      </w:tr>
      <w:tr>
        <w:trPr>
          <w:cantSplit w:val="0"/>
          <w:trHeight w:val="20" w:hRule="atLeast"/>
          <w:tblHeader w:val="0"/>
        </w:trPr>
        <w:tc>
          <w:tcPr>
            <w:tcBorders>
              <w:left w:color="000000" w:space="0" w:sz="4" w:val="single"/>
              <w:right w:color="000000" w:space="0" w:sz="4" w:val="single"/>
            </w:tcBorders>
            <w:shd w:fill="auto" w:val="clear"/>
          </w:tcPr>
          <w:p w:rsidR="00000000" w:rsidDel="00000000" w:rsidP="00000000" w:rsidRDefault="00000000" w:rsidRPr="00000000" w14:paraId="000002D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6</w:t>
            </w:r>
          </w:p>
        </w:tc>
        <w:tc>
          <w:tcPr>
            <w:gridSpan w:val="2"/>
            <w:tcBorders>
              <w:left w:color="000000" w:space="0" w:sz="4" w:val="single"/>
              <w:right w:color="000000" w:space="0" w:sz="4" w:val="single"/>
            </w:tcBorders>
            <w:shd w:fill="auto" w:val="clear"/>
          </w:tcPr>
          <w:p w:rsidR="00000000" w:rsidDel="00000000" w:rsidP="00000000" w:rsidRDefault="00000000" w:rsidRPr="00000000" w14:paraId="000002D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22"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Эскалация Инцидентов, связанных со сбоями или дефектами в системном ПО или интегрируемых системах</w:t>
            </w:r>
          </w:p>
        </w:tc>
        <w:tc>
          <w:tcPr>
            <w:tcBorders>
              <w:left w:color="000000" w:space="0" w:sz="4" w:val="single"/>
              <w:right w:color="000000" w:space="0" w:sz="4" w:val="single"/>
            </w:tcBorders>
            <w:shd w:fill="auto" w:val="clear"/>
          </w:tcPr>
          <w:p w:rsidR="00000000" w:rsidDel="00000000" w:rsidP="00000000" w:rsidRDefault="00000000" w:rsidRPr="00000000" w14:paraId="000002D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24х7</w:t>
            </w:r>
          </w:p>
        </w:tc>
      </w:tr>
      <w:tr>
        <w:trPr>
          <w:cantSplit w:val="0"/>
          <w:trHeight w:val="20" w:hRule="atLeast"/>
          <w:tblHeader w:val="0"/>
        </w:trPr>
        <w:tc>
          <w:tcPr>
            <w:tcBorders>
              <w:left w:color="000000" w:space="0" w:sz="4" w:val="single"/>
              <w:right w:color="000000" w:space="0" w:sz="4" w:val="single"/>
            </w:tcBorders>
            <w:shd w:fill="auto" w:val="clear"/>
          </w:tcPr>
          <w:p w:rsidR="00000000" w:rsidDel="00000000" w:rsidP="00000000" w:rsidRDefault="00000000" w:rsidRPr="00000000" w14:paraId="000002D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7</w:t>
            </w:r>
          </w:p>
        </w:tc>
        <w:tc>
          <w:tcPr>
            <w:gridSpan w:val="2"/>
            <w:tcBorders>
              <w:left w:color="000000" w:space="0" w:sz="4" w:val="single"/>
              <w:right w:color="000000" w:space="0" w:sz="4" w:val="single"/>
            </w:tcBorders>
            <w:shd w:fill="auto" w:val="clear"/>
          </w:tcPr>
          <w:p w:rsidR="00000000" w:rsidDel="00000000" w:rsidP="00000000" w:rsidRDefault="00000000" w:rsidRPr="00000000" w14:paraId="000002D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22"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Закрытие разрешенных Инцидентов, связанных с работоспособностью Решения в среде промышленной эксплуатации, и информирование сотрудников Заказчика</w:t>
            </w:r>
          </w:p>
        </w:tc>
        <w:tc>
          <w:tcPr>
            <w:tcBorders>
              <w:left w:color="000000" w:space="0" w:sz="4" w:val="single"/>
              <w:right w:color="000000" w:space="0" w:sz="4" w:val="single"/>
            </w:tcBorders>
            <w:shd w:fill="auto" w:val="clear"/>
          </w:tcPr>
          <w:p w:rsidR="00000000" w:rsidDel="00000000" w:rsidP="00000000" w:rsidRDefault="00000000" w:rsidRPr="00000000" w14:paraId="000002D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24х7</w:t>
            </w:r>
          </w:p>
        </w:tc>
      </w:tr>
      <w:tr>
        <w:trPr>
          <w:cantSplit w:val="0"/>
          <w:trHeight w:val="20" w:hRule="atLeast"/>
          <w:tblHeader w:val="0"/>
        </w:trPr>
        <w:tc>
          <w:tcPr>
            <w:tcBorders>
              <w:left w:color="000000" w:space="0" w:sz="4" w:val="single"/>
              <w:right w:color="000000" w:space="0" w:sz="4" w:val="single"/>
            </w:tcBorders>
            <w:shd w:fill="auto" w:val="clear"/>
          </w:tcPr>
          <w:p w:rsidR="00000000" w:rsidDel="00000000" w:rsidP="00000000" w:rsidRDefault="00000000" w:rsidRPr="00000000" w14:paraId="000002D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8</w:t>
            </w:r>
          </w:p>
        </w:tc>
        <w:tc>
          <w:tcPr>
            <w:gridSpan w:val="2"/>
            <w:tcBorders>
              <w:left w:color="000000" w:space="0" w:sz="4" w:val="single"/>
              <w:right w:color="000000" w:space="0" w:sz="4" w:val="single"/>
            </w:tcBorders>
            <w:shd w:fill="auto" w:val="clear"/>
          </w:tcPr>
          <w:p w:rsidR="00000000" w:rsidDel="00000000" w:rsidP="00000000" w:rsidRDefault="00000000" w:rsidRPr="00000000" w14:paraId="000002D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Подготовка отчетов по критическим Инцидентам</w:t>
            </w:r>
          </w:p>
        </w:tc>
        <w:tc>
          <w:tcPr>
            <w:tcBorders>
              <w:left w:color="000000" w:space="0" w:sz="4" w:val="single"/>
              <w:right w:color="000000" w:space="0" w:sz="4" w:val="single"/>
            </w:tcBorders>
            <w:shd w:fill="auto" w:val="clear"/>
          </w:tcPr>
          <w:p w:rsidR="00000000" w:rsidDel="00000000" w:rsidP="00000000" w:rsidRDefault="00000000" w:rsidRPr="00000000" w14:paraId="000002E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141"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8х5, в течении 5 (Пяти) рабочих дней после решения Инцидента.</w:t>
            </w:r>
          </w:p>
        </w:tc>
      </w:tr>
      <w:tr>
        <w:trPr>
          <w:cantSplit w:val="0"/>
          <w:trHeight w:val="20" w:hRule="atLeast"/>
          <w:tblHeader w:val="0"/>
        </w:trPr>
        <w:tc>
          <w:tcPr>
            <w:gridSpan w:val="4"/>
            <w:tcBorders>
              <w:left w:color="000000" w:space="0" w:sz="4" w:val="single"/>
              <w:right w:color="000000" w:space="0" w:sz="4" w:val="single"/>
            </w:tcBorders>
            <w:shd w:fill="auto" w:val="clear"/>
          </w:tcPr>
          <w:p w:rsidR="00000000" w:rsidDel="00000000" w:rsidP="00000000" w:rsidRDefault="00000000" w:rsidRPr="00000000" w14:paraId="000002E2">
            <w:pPr>
              <w:pageBreakBefore w:val="0"/>
              <w:spacing w:before="6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Управление конфигурацией</w:t>
            </w:r>
          </w:p>
        </w:tc>
      </w:tr>
      <w:tr>
        <w:trPr>
          <w:cantSplit w:val="0"/>
          <w:trHeight w:val="20" w:hRule="atLeast"/>
          <w:tblHeader w:val="0"/>
        </w:trPr>
        <w:tc>
          <w:tcPr>
            <w:tcBorders>
              <w:left w:color="000000" w:space="0" w:sz="4" w:val="single"/>
              <w:right w:color="000000" w:space="0" w:sz="4" w:val="single"/>
            </w:tcBorders>
            <w:shd w:fill="auto" w:val="clear"/>
          </w:tcPr>
          <w:p w:rsidR="00000000" w:rsidDel="00000000" w:rsidP="00000000" w:rsidRDefault="00000000" w:rsidRPr="00000000" w14:paraId="000002E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11</w:t>
            </w:r>
          </w:p>
        </w:tc>
        <w:tc>
          <w:tcPr>
            <w:gridSpan w:val="2"/>
            <w:tcBorders>
              <w:left w:color="000000" w:space="0" w:sz="4" w:val="single"/>
              <w:right w:color="000000" w:space="0" w:sz="4" w:val="single"/>
            </w:tcBorders>
            <w:shd w:fill="auto" w:val="clear"/>
          </w:tcPr>
          <w:p w:rsidR="00000000" w:rsidDel="00000000" w:rsidP="00000000" w:rsidRDefault="00000000" w:rsidRPr="00000000" w14:paraId="000002E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Регистрация обращений представителей Заказчика на изменение конфигурации сред</w:t>
            </w:r>
          </w:p>
        </w:tc>
        <w:tc>
          <w:tcPr>
            <w:tcBorders>
              <w:left w:color="000000" w:space="0" w:sz="4" w:val="single"/>
              <w:right w:color="000000" w:space="0" w:sz="4" w:val="single"/>
            </w:tcBorders>
            <w:shd w:fill="auto" w:val="clear"/>
          </w:tcPr>
          <w:p w:rsidR="00000000" w:rsidDel="00000000" w:rsidP="00000000" w:rsidRDefault="00000000" w:rsidRPr="00000000" w14:paraId="000002E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24х7</w:t>
            </w:r>
          </w:p>
        </w:tc>
      </w:tr>
      <w:tr>
        <w:trPr>
          <w:cantSplit w:val="0"/>
          <w:trHeight w:val="20" w:hRule="atLeast"/>
          <w:tblHeader w:val="0"/>
        </w:trPr>
        <w:tc>
          <w:tcPr>
            <w:tcBorders>
              <w:left w:color="000000" w:space="0" w:sz="4" w:val="single"/>
              <w:right w:color="000000" w:space="0" w:sz="4" w:val="single"/>
            </w:tcBorders>
            <w:shd w:fill="auto" w:val="clear"/>
          </w:tcPr>
          <w:p w:rsidR="00000000" w:rsidDel="00000000" w:rsidP="00000000" w:rsidRDefault="00000000" w:rsidRPr="00000000" w14:paraId="000002E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12</w:t>
            </w:r>
          </w:p>
        </w:tc>
        <w:tc>
          <w:tcPr>
            <w:gridSpan w:val="2"/>
            <w:tcBorders>
              <w:left w:color="000000" w:space="0" w:sz="4" w:val="single"/>
              <w:right w:color="000000" w:space="0" w:sz="4" w:val="single"/>
            </w:tcBorders>
            <w:shd w:fill="auto" w:val="clear"/>
          </w:tcPr>
          <w:p w:rsidR="00000000" w:rsidDel="00000000" w:rsidP="00000000" w:rsidRDefault="00000000" w:rsidRPr="00000000" w14:paraId="000002E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Закрытие разрешенных обращений на изменение конфигурации</w:t>
            </w:r>
          </w:p>
        </w:tc>
        <w:tc>
          <w:tcPr>
            <w:tcBorders>
              <w:left w:color="000000" w:space="0" w:sz="4" w:val="single"/>
              <w:right w:color="000000" w:space="0" w:sz="4" w:val="single"/>
            </w:tcBorders>
            <w:shd w:fill="auto" w:val="clear"/>
          </w:tcPr>
          <w:p w:rsidR="00000000" w:rsidDel="00000000" w:rsidP="00000000" w:rsidRDefault="00000000" w:rsidRPr="00000000" w14:paraId="000002E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24х7</w:t>
            </w:r>
          </w:p>
        </w:tc>
      </w:tr>
      <w:tr>
        <w:trPr>
          <w:cantSplit w:val="0"/>
          <w:trHeight w:val="20" w:hRule="atLeast"/>
          <w:tblHeader w:val="0"/>
        </w:trPr>
        <w:tc>
          <w:tcPr>
            <w:gridSpan w:val="4"/>
            <w:tcBorders>
              <w:left w:color="000000" w:space="0" w:sz="4" w:val="single"/>
              <w:right w:color="000000" w:space="0" w:sz="4" w:val="single"/>
            </w:tcBorders>
            <w:shd w:fill="auto" w:val="clear"/>
          </w:tcPr>
          <w:p w:rsidR="00000000" w:rsidDel="00000000" w:rsidP="00000000" w:rsidRDefault="00000000" w:rsidRPr="00000000" w14:paraId="000002EE">
            <w:pPr>
              <w:pageBreakBefore w:val="0"/>
              <w:spacing w:before="6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Управление релизами</w:t>
            </w:r>
          </w:p>
        </w:tc>
      </w:tr>
      <w:tr>
        <w:trPr>
          <w:cantSplit w:val="0"/>
          <w:trHeight w:val="20" w:hRule="atLeast"/>
          <w:tblHeader w:val="0"/>
        </w:trPr>
        <w:tc>
          <w:tcPr>
            <w:tcBorders>
              <w:left w:color="000000" w:space="0" w:sz="4" w:val="single"/>
              <w:right w:color="000000" w:space="0" w:sz="4" w:val="single"/>
            </w:tcBorders>
            <w:shd w:fill="auto" w:val="clear"/>
          </w:tcPr>
          <w:p w:rsidR="00000000" w:rsidDel="00000000" w:rsidP="00000000" w:rsidRDefault="00000000" w:rsidRPr="00000000" w14:paraId="000002F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13</w:t>
            </w:r>
          </w:p>
        </w:tc>
        <w:tc>
          <w:tcPr>
            <w:gridSpan w:val="2"/>
            <w:tcBorders>
              <w:left w:color="000000" w:space="0" w:sz="4" w:val="single"/>
              <w:right w:color="000000" w:space="0" w:sz="4" w:val="single"/>
            </w:tcBorders>
            <w:shd w:fill="auto" w:val="clear"/>
          </w:tcPr>
          <w:p w:rsidR="00000000" w:rsidDel="00000000" w:rsidP="00000000" w:rsidRDefault="00000000" w:rsidRPr="00000000" w14:paraId="000002F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Сопровождение работ, связанных с обновлением Решения в среде промышленной эксплуатации</w:t>
            </w:r>
          </w:p>
        </w:tc>
        <w:tc>
          <w:tcPr>
            <w:tcBorders>
              <w:left w:color="000000" w:space="0" w:sz="4" w:val="single"/>
              <w:right w:color="000000" w:space="0" w:sz="4" w:val="single"/>
            </w:tcBorders>
            <w:shd w:fill="auto" w:val="clear"/>
          </w:tcPr>
          <w:p w:rsidR="00000000" w:rsidDel="00000000" w:rsidP="00000000" w:rsidRDefault="00000000" w:rsidRPr="00000000" w14:paraId="000002F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24х7</w:t>
            </w:r>
          </w:p>
        </w:tc>
      </w:tr>
      <w:tr>
        <w:trPr>
          <w:cantSplit w:val="0"/>
          <w:trHeight w:val="20" w:hRule="atLeast"/>
          <w:tblHeader w:val="0"/>
        </w:trPr>
        <w:tc>
          <w:tcPr>
            <w:gridSpan w:val="4"/>
            <w:tcBorders>
              <w:left w:color="000000" w:space="0" w:sz="4" w:val="single"/>
              <w:right w:color="000000" w:space="0" w:sz="4" w:val="single"/>
            </w:tcBorders>
            <w:shd w:fill="auto" w:val="clear"/>
          </w:tcPr>
          <w:p w:rsidR="00000000" w:rsidDel="00000000" w:rsidP="00000000" w:rsidRDefault="00000000" w:rsidRPr="00000000" w14:paraId="000002F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Управление сервисом</w:t>
            </w:r>
            <w:r w:rsidDel="00000000" w:rsidR="00000000" w:rsidRPr="00000000">
              <w:rPr>
                <w:rtl w:val="0"/>
              </w:rPr>
            </w:r>
          </w:p>
        </w:tc>
      </w:tr>
      <w:tr>
        <w:trPr>
          <w:cantSplit w:val="0"/>
          <w:trHeight w:val="20" w:hRule="atLeast"/>
          <w:tblHeader w:val="0"/>
        </w:trPr>
        <w:tc>
          <w:tcPr>
            <w:tcBorders>
              <w:left w:color="000000" w:space="0" w:sz="4" w:val="single"/>
              <w:right w:color="000000" w:space="0" w:sz="4" w:val="single"/>
            </w:tcBorders>
            <w:shd w:fill="auto" w:val="clear"/>
          </w:tcPr>
          <w:p w:rsidR="00000000" w:rsidDel="00000000" w:rsidP="00000000" w:rsidRDefault="00000000" w:rsidRPr="00000000" w14:paraId="000002F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14</w:t>
            </w:r>
          </w:p>
        </w:tc>
        <w:tc>
          <w:tcPr>
            <w:gridSpan w:val="2"/>
            <w:tcBorders>
              <w:left w:color="000000" w:space="0" w:sz="4" w:val="single"/>
              <w:right w:color="000000" w:space="0" w:sz="4" w:val="single"/>
            </w:tcBorders>
            <w:shd w:fill="auto" w:val="clear"/>
          </w:tcPr>
          <w:p w:rsidR="00000000" w:rsidDel="00000000" w:rsidP="00000000" w:rsidRDefault="00000000" w:rsidRPr="00000000" w14:paraId="000002FB">
            <w:pPr>
              <w:pageBreakBefore w:val="0"/>
              <w:spacing w:before="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Оперативное управление предоставлением услуг поддержки</w:t>
            </w:r>
          </w:p>
        </w:tc>
        <w:tc>
          <w:tcPr>
            <w:tcBorders>
              <w:left w:color="000000" w:space="0" w:sz="4" w:val="single"/>
              <w:right w:color="000000" w:space="0" w:sz="4" w:val="single"/>
            </w:tcBorders>
            <w:shd w:fill="auto" w:val="clear"/>
          </w:tcPr>
          <w:p w:rsidR="00000000" w:rsidDel="00000000" w:rsidP="00000000" w:rsidRDefault="00000000" w:rsidRPr="00000000" w14:paraId="000002F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8х5</w:t>
            </w:r>
            <w:r w:rsidDel="00000000" w:rsidR="00000000" w:rsidRPr="00000000">
              <w:rPr>
                <w:rtl w:val="0"/>
              </w:rPr>
            </w:r>
          </w:p>
        </w:tc>
      </w:tr>
      <w:tr>
        <w:trPr>
          <w:cantSplit w:val="0"/>
          <w:trHeight w:val="20" w:hRule="atLeast"/>
          <w:tblHeader w:val="0"/>
        </w:trPr>
        <w:tc>
          <w:tcPr>
            <w:tcBorders>
              <w:left w:color="000000" w:space="0" w:sz="4" w:val="single"/>
              <w:right w:color="000000" w:space="0" w:sz="4" w:val="single"/>
            </w:tcBorders>
            <w:shd w:fill="auto" w:val="clear"/>
          </w:tcPr>
          <w:p w:rsidR="00000000" w:rsidDel="00000000" w:rsidP="00000000" w:rsidRDefault="00000000" w:rsidRPr="00000000" w14:paraId="000002F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15</w:t>
            </w:r>
          </w:p>
        </w:tc>
        <w:tc>
          <w:tcPr>
            <w:gridSpan w:val="2"/>
            <w:tcBorders>
              <w:left w:color="000000" w:space="0" w:sz="4" w:val="single"/>
              <w:right w:color="000000" w:space="0" w:sz="4" w:val="single"/>
            </w:tcBorders>
            <w:shd w:fill="auto" w:val="clear"/>
          </w:tcPr>
          <w:p w:rsidR="00000000" w:rsidDel="00000000" w:rsidP="00000000" w:rsidRDefault="00000000" w:rsidRPr="00000000" w14:paraId="000002FF">
            <w:pPr>
              <w:pageBreakBefore w:val="0"/>
              <w:spacing w:before="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Участие в совещаниях и рабочих встречах с Заказчиком</w:t>
            </w:r>
          </w:p>
        </w:tc>
        <w:tc>
          <w:tcPr>
            <w:tcBorders>
              <w:left w:color="000000" w:space="0" w:sz="4" w:val="single"/>
              <w:right w:color="000000" w:space="0" w:sz="4" w:val="single"/>
            </w:tcBorders>
            <w:shd w:fill="auto" w:val="clear"/>
          </w:tcPr>
          <w:p w:rsidR="00000000" w:rsidDel="00000000" w:rsidP="00000000" w:rsidRDefault="00000000" w:rsidRPr="00000000" w14:paraId="0000030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8х5</w:t>
            </w:r>
          </w:p>
        </w:tc>
      </w:tr>
    </w:tbl>
    <w:p w:rsidR="00000000" w:rsidDel="00000000" w:rsidP="00000000" w:rsidRDefault="00000000" w:rsidRPr="00000000" w14:paraId="00000302">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bookmarkStart w:colFirst="0" w:colLast="0" w:name="_46r0co2" w:id="50"/>
      <w:bookmarkEnd w:id="50"/>
      <w:r w:rsidDel="00000000" w:rsidR="00000000" w:rsidRPr="00000000">
        <w:rPr>
          <w:rtl w:val="0"/>
        </w:rPr>
      </w:r>
    </w:p>
    <w:p w:rsidR="00000000" w:rsidDel="00000000" w:rsidP="00000000" w:rsidRDefault="00000000" w:rsidRPr="00000000" w14:paraId="00000303">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Таблица 2. Услуги по локализации инцидентов в среде ПРОМЫШЛЕННОЙ и ТЕСТОВОЙ эксплуатации, не связанных с проблемами в работе Решений</w:t>
      </w:r>
    </w:p>
    <w:tbl>
      <w:tblPr>
        <w:tblStyle w:val="Table7"/>
        <w:tblW w:w="9350.0" w:type="dxa"/>
        <w:jc w:val="righ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76"/>
        <w:gridCol w:w="7216"/>
        <w:gridCol w:w="1634"/>
        <w:gridCol w:w="24"/>
        <w:tblGridChange w:id="0">
          <w:tblGrid>
            <w:gridCol w:w="476"/>
            <w:gridCol w:w="7216"/>
            <w:gridCol w:w="1634"/>
            <w:gridCol w:w="24"/>
          </w:tblGrid>
        </w:tblGridChange>
      </w:tblGrid>
      <w:tr>
        <w:trPr>
          <w:cantSplit w:val="0"/>
          <w:trHeight w:val="547" w:hRule="atLeast"/>
          <w:tblHeader w:val="0"/>
        </w:trPr>
        <w:tc>
          <w:tcPr>
            <w:tcBorders>
              <w:top w:color="000000" w:space="0" w:sz="4" w:val="single"/>
              <w:left w:color="000000" w:space="0" w:sz="4" w:val="single"/>
              <w:right w:color="000000" w:space="0" w:sz="4" w:val="single"/>
            </w:tcBorders>
            <w:shd w:fill="e0e0e0" w:val="clear"/>
            <w:vAlign w:val="center"/>
          </w:tcPr>
          <w:p w:rsidR="00000000" w:rsidDel="00000000" w:rsidP="00000000" w:rsidRDefault="00000000" w:rsidRPr="00000000" w14:paraId="0000030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w:t>
            </w:r>
          </w:p>
        </w:tc>
        <w:tc>
          <w:tcPr>
            <w:tcBorders>
              <w:top w:color="000000" w:space="0" w:sz="4" w:val="single"/>
              <w:left w:color="000000" w:space="0" w:sz="4" w:val="single"/>
              <w:right w:color="000000" w:space="0" w:sz="4" w:val="single"/>
            </w:tcBorders>
            <w:shd w:fill="e0e0e0" w:val="clear"/>
            <w:vAlign w:val="center"/>
          </w:tcPr>
          <w:p w:rsidR="00000000" w:rsidDel="00000000" w:rsidP="00000000" w:rsidRDefault="00000000" w:rsidRPr="00000000" w14:paraId="0000030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Наименование</w:t>
            </w:r>
          </w:p>
        </w:tc>
        <w:tc>
          <w:tcPr>
            <w:gridSpan w:val="2"/>
            <w:tcBorders>
              <w:top w:color="000000" w:space="0" w:sz="4" w:val="single"/>
              <w:left w:color="000000" w:space="0" w:sz="4" w:val="single"/>
              <w:right w:color="000000" w:space="0" w:sz="4" w:val="single"/>
            </w:tcBorders>
            <w:shd w:fill="e0e0e0" w:val="clear"/>
            <w:vAlign w:val="center"/>
          </w:tcPr>
          <w:p w:rsidR="00000000" w:rsidDel="00000000" w:rsidP="00000000" w:rsidRDefault="00000000" w:rsidRPr="00000000" w14:paraId="0000030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Режим предоставления</w:t>
            </w:r>
          </w:p>
        </w:tc>
      </w:tr>
      <w:tr>
        <w:trPr>
          <w:cantSplit w:val="0"/>
          <w:tblHeader w:val="0"/>
        </w:trPr>
        <w:tc>
          <w:tcPr>
            <w:gridSpan w:val="4"/>
            <w:tcBorders>
              <w:left w:color="000000" w:space="0" w:sz="4" w:val="single"/>
              <w:right w:color="000000" w:space="0" w:sz="4" w:val="single"/>
            </w:tcBorders>
            <w:shd w:fill="auto" w:val="clear"/>
          </w:tcPr>
          <w:p w:rsidR="00000000" w:rsidDel="00000000" w:rsidP="00000000" w:rsidRDefault="00000000" w:rsidRPr="00000000" w14:paraId="00000308">
            <w:pPr>
              <w:pageBreakBefore w:val="0"/>
              <w:spacing w:before="6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Управление инцидентами </w:t>
            </w:r>
          </w:p>
        </w:tc>
      </w:tr>
      <w:tr>
        <w:trPr>
          <w:cantSplit w:val="0"/>
          <w:tblHeader w:val="0"/>
        </w:trPr>
        <w:tc>
          <w:tcPr>
            <w:tcBorders>
              <w:left w:color="000000" w:space="0" w:sz="4" w:val="single"/>
              <w:right w:color="000000" w:space="0" w:sz="4" w:val="single"/>
            </w:tcBorders>
            <w:shd w:fill="auto" w:val="clear"/>
          </w:tcPr>
          <w:p w:rsidR="00000000" w:rsidDel="00000000" w:rsidP="00000000" w:rsidRDefault="00000000" w:rsidRPr="00000000" w14:paraId="0000030C">
            <w:pPr>
              <w:keepNext w:val="0"/>
              <w:keepLines w:val="0"/>
              <w:pageBreakBefore w:val="0"/>
              <w:widowControl w:val="0"/>
              <w:numPr>
                <w:ilvl w:val="0"/>
                <w:numId w:val="34"/>
              </w:numPr>
              <w:pBdr>
                <w:top w:space="0" w:sz="0" w:val="nil"/>
                <w:left w:space="0" w:sz="0" w:val="nil"/>
                <w:bottom w:space="0" w:sz="0" w:val="nil"/>
                <w:right w:space="0" w:sz="0" w:val="nil"/>
                <w:between w:space="0" w:sz="0" w:val="nil"/>
              </w:pBdr>
              <w:shd w:fill="auto" w:val="clear"/>
              <w:tabs>
                <w:tab w:val="left" w:leader="none" w:pos="39"/>
              </w:tabs>
              <w:spacing w:after="120" w:before="120" w:line="240" w:lineRule="auto"/>
              <w:ind w:left="786" w:right="0" w:hanging="72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left w:color="000000" w:space="0" w:sz="4" w:val="single"/>
              <w:right w:color="000000" w:space="0" w:sz="4" w:val="single"/>
            </w:tcBorders>
            <w:shd w:fill="auto" w:val="clear"/>
          </w:tcPr>
          <w:p w:rsidR="00000000" w:rsidDel="00000000" w:rsidP="00000000" w:rsidRDefault="00000000" w:rsidRPr="00000000" w14:paraId="0000030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Консультирование сотрудников Заказчика по вопросам оперативного использования Решения в средах опытно-промышленной, тестовых и промышленной эксплуатации</w:t>
            </w:r>
          </w:p>
        </w:tc>
        <w:tc>
          <w:tcPr>
            <w:tcBorders>
              <w:left w:color="000000" w:space="0" w:sz="4" w:val="single"/>
              <w:right w:color="000000" w:space="0" w:sz="4" w:val="single"/>
            </w:tcBorders>
            <w:shd w:fill="auto" w:val="clear"/>
          </w:tcPr>
          <w:p w:rsidR="00000000" w:rsidDel="00000000" w:rsidP="00000000" w:rsidRDefault="00000000" w:rsidRPr="00000000" w14:paraId="0000030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115"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8х5</w:t>
            </w:r>
          </w:p>
        </w:tc>
      </w:tr>
      <w:tr>
        <w:trPr>
          <w:cantSplit w:val="0"/>
          <w:tblHeader w:val="0"/>
        </w:trPr>
        <w:tc>
          <w:tcPr>
            <w:tcBorders>
              <w:left w:color="000000" w:space="0" w:sz="4" w:val="single"/>
              <w:right w:color="000000" w:space="0" w:sz="4" w:val="single"/>
            </w:tcBorders>
            <w:shd w:fill="auto" w:val="clear"/>
          </w:tcPr>
          <w:p w:rsidR="00000000" w:rsidDel="00000000" w:rsidP="00000000" w:rsidRDefault="00000000" w:rsidRPr="00000000" w14:paraId="0000030F">
            <w:pPr>
              <w:keepNext w:val="0"/>
              <w:keepLines w:val="0"/>
              <w:pageBreakBefore w:val="0"/>
              <w:widowControl w:val="0"/>
              <w:numPr>
                <w:ilvl w:val="0"/>
                <w:numId w:val="34"/>
              </w:numPr>
              <w:pBdr>
                <w:top w:space="0" w:sz="0" w:val="nil"/>
                <w:left w:space="0" w:sz="0" w:val="nil"/>
                <w:bottom w:space="0" w:sz="0" w:val="nil"/>
                <w:right w:space="0" w:sz="0" w:val="nil"/>
                <w:between w:space="0" w:sz="0" w:val="nil"/>
              </w:pBdr>
              <w:shd w:fill="auto" w:val="clear"/>
              <w:tabs>
                <w:tab w:val="left" w:leader="none" w:pos="39"/>
              </w:tabs>
              <w:spacing w:after="120" w:before="120" w:line="240" w:lineRule="auto"/>
              <w:ind w:left="786" w:right="0" w:hanging="72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left w:color="000000" w:space="0" w:sz="4" w:val="single"/>
              <w:right w:color="000000" w:space="0" w:sz="4" w:val="single"/>
            </w:tcBorders>
            <w:shd w:fill="auto" w:val="clear"/>
          </w:tcPr>
          <w:p w:rsidR="00000000" w:rsidDel="00000000" w:rsidP="00000000" w:rsidRDefault="00000000" w:rsidRPr="00000000" w14:paraId="0000031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Выполнение Запросов на обслуживание по настройке системы для Заказчика</w:t>
            </w:r>
          </w:p>
        </w:tc>
        <w:tc>
          <w:tcPr>
            <w:tcBorders>
              <w:left w:color="000000" w:space="0" w:sz="4" w:val="single"/>
              <w:right w:color="000000" w:space="0" w:sz="4" w:val="single"/>
            </w:tcBorders>
            <w:shd w:fill="auto" w:val="clear"/>
          </w:tcPr>
          <w:p w:rsidR="00000000" w:rsidDel="00000000" w:rsidP="00000000" w:rsidRDefault="00000000" w:rsidRPr="00000000" w14:paraId="0000031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115"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8х5</w:t>
            </w:r>
          </w:p>
        </w:tc>
      </w:tr>
      <w:tr>
        <w:trPr>
          <w:cantSplit w:val="0"/>
          <w:tblHeader w:val="0"/>
        </w:trPr>
        <w:tc>
          <w:tcPr>
            <w:tcBorders>
              <w:left w:color="000000" w:space="0" w:sz="4" w:val="single"/>
              <w:right w:color="000000" w:space="0" w:sz="4" w:val="single"/>
            </w:tcBorders>
            <w:shd w:fill="auto" w:val="clear"/>
          </w:tcPr>
          <w:p w:rsidR="00000000" w:rsidDel="00000000" w:rsidP="00000000" w:rsidRDefault="00000000" w:rsidRPr="00000000" w14:paraId="00000312">
            <w:pPr>
              <w:keepNext w:val="0"/>
              <w:keepLines w:val="0"/>
              <w:pageBreakBefore w:val="0"/>
              <w:widowControl w:val="0"/>
              <w:numPr>
                <w:ilvl w:val="0"/>
                <w:numId w:val="34"/>
              </w:numPr>
              <w:pBdr>
                <w:top w:space="0" w:sz="0" w:val="nil"/>
                <w:left w:space="0" w:sz="0" w:val="nil"/>
                <w:bottom w:space="0" w:sz="0" w:val="nil"/>
                <w:right w:space="0" w:sz="0" w:val="nil"/>
                <w:between w:space="0" w:sz="0" w:val="nil"/>
              </w:pBdr>
              <w:shd w:fill="auto" w:val="clear"/>
              <w:tabs>
                <w:tab w:val="left" w:leader="none" w:pos="39"/>
              </w:tabs>
              <w:spacing w:after="120" w:before="120" w:line="240" w:lineRule="auto"/>
              <w:ind w:left="786" w:right="0" w:hanging="681"/>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left w:color="000000" w:space="0" w:sz="4" w:val="single"/>
              <w:right w:color="000000" w:space="0" w:sz="4" w:val="single"/>
            </w:tcBorders>
            <w:shd w:fill="auto" w:val="clear"/>
          </w:tcPr>
          <w:p w:rsidR="00000000" w:rsidDel="00000000" w:rsidP="00000000" w:rsidRDefault="00000000" w:rsidRPr="00000000" w14:paraId="0000031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Подготовка отчетов по критическим Инцидентам</w:t>
            </w:r>
          </w:p>
        </w:tc>
        <w:tc>
          <w:tcPr>
            <w:tcBorders>
              <w:left w:color="000000" w:space="0" w:sz="4" w:val="single"/>
              <w:right w:color="000000" w:space="0" w:sz="4" w:val="single"/>
            </w:tcBorders>
            <w:shd w:fill="auto" w:val="clear"/>
          </w:tcPr>
          <w:p w:rsidR="00000000" w:rsidDel="00000000" w:rsidP="00000000" w:rsidRDefault="00000000" w:rsidRPr="00000000" w14:paraId="0000031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115"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8х5, 5 (Пять) рабочих дней после устранения Дефекта.</w:t>
            </w:r>
          </w:p>
        </w:tc>
      </w:tr>
      <w:tr>
        <w:trPr>
          <w:cantSplit w:val="0"/>
          <w:tblHeader w:val="0"/>
        </w:trPr>
        <w:tc>
          <w:tcPr>
            <w:gridSpan w:val="4"/>
            <w:tcBorders>
              <w:left w:color="000000" w:space="0" w:sz="4" w:val="single"/>
              <w:right w:color="000000" w:space="0" w:sz="4" w:val="single"/>
            </w:tcBorders>
            <w:shd w:fill="auto" w:val="clear"/>
          </w:tcPr>
          <w:p w:rsidR="00000000" w:rsidDel="00000000" w:rsidP="00000000" w:rsidRDefault="00000000" w:rsidRPr="00000000" w14:paraId="0000031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Управление сервисом</w:t>
            </w:r>
            <w:r w:rsidDel="00000000" w:rsidR="00000000" w:rsidRPr="00000000">
              <w:rPr>
                <w:rtl w:val="0"/>
              </w:rPr>
            </w:r>
          </w:p>
        </w:tc>
      </w:tr>
      <w:tr>
        <w:trPr>
          <w:cantSplit w:val="0"/>
          <w:tblHeader w:val="0"/>
        </w:trPr>
        <w:tc>
          <w:tcPr>
            <w:tcBorders>
              <w:left w:color="000000" w:space="0" w:sz="4" w:val="single"/>
              <w:right w:color="000000" w:space="0" w:sz="4" w:val="single"/>
            </w:tcBorders>
            <w:shd w:fill="auto" w:val="clear"/>
          </w:tcPr>
          <w:p w:rsidR="00000000" w:rsidDel="00000000" w:rsidP="00000000" w:rsidRDefault="00000000" w:rsidRPr="00000000" w14:paraId="00000319">
            <w:pPr>
              <w:keepNext w:val="0"/>
              <w:keepLines w:val="0"/>
              <w:pageBreakBefore w:val="0"/>
              <w:widowControl w:val="0"/>
              <w:numPr>
                <w:ilvl w:val="0"/>
                <w:numId w:val="34"/>
              </w:numPr>
              <w:pBdr>
                <w:top w:space="0" w:sz="0" w:val="nil"/>
                <w:left w:space="0" w:sz="0" w:val="nil"/>
                <w:bottom w:space="0" w:sz="0" w:val="nil"/>
                <w:right w:space="0" w:sz="0" w:val="nil"/>
                <w:between w:space="0" w:sz="0" w:val="nil"/>
              </w:pBdr>
              <w:shd w:fill="auto" w:val="clear"/>
              <w:tabs>
                <w:tab w:val="left" w:leader="none" w:pos="39"/>
              </w:tabs>
              <w:spacing w:after="120" w:before="120" w:line="240" w:lineRule="auto"/>
              <w:ind w:left="786" w:right="0" w:hanging="681"/>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left w:color="000000" w:space="0" w:sz="4" w:val="single"/>
              <w:right w:color="000000" w:space="0" w:sz="4" w:val="single"/>
            </w:tcBorders>
            <w:shd w:fill="auto" w:val="clear"/>
          </w:tcPr>
          <w:p w:rsidR="00000000" w:rsidDel="00000000" w:rsidP="00000000" w:rsidRDefault="00000000" w:rsidRPr="00000000" w14:paraId="0000031A">
            <w:pPr>
              <w:pageBreakBefore w:val="0"/>
              <w:spacing w:before="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Оперативное управление предоставлением услуг поддержки</w:t>
            </w:r>
          </w:p>
        </w:tc>
        <w:tc>
          <w:tcPr>
            <w:tcBorders>
              <w:left w:color="000000" w:space="0" w:sz="4" w:val="single"/>
              <w:right w:color="000000" w:space="0" w:sz="4" w:val="single"/>
            </w:tcBorders>
            <w:shd w:fill="auto" w:val="clear"/>
          </w:tcPr>
          <w:p w:rsidR="00000000" w:rsidDel="00000000" w:rsidP="00000000" w:rsidRDefault="00000000" w:rsidRPr="00000000" w14:paraId="0000031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8x5</w:t>
            </w:r>
            <w:r w:rsidDel="00000000" w:rsidR="00000000" w:rsidRPr="00000000">
              <w:rPr>
                <w:rtl w:val="0"/>
              </w:rPr>
            </w:r>
          </w:p>
        </w:tc>
      </w:tr>
      <w:tr>
        <w:trPr>
          <w:cantSplit w:val="0"/>
          <w:tblHeader w:val="0"/>
        </w:trPr>
        <w:tc>
          <w:tcPr>
            <w:tcBorders>
              <w:left w:color="000000" w:space="0" w:sz="4" w:val="single"/>
              <w:right w:color="000000" w:space="0" w:sz="4" w:val="single"/>
            </w:tcBorders>
            <w:shd w:fill="auto" w:val="clear"/>
          </w:tcPr>
          <w:p w:rsidR="00000000" w:rsidDel="00000000" w:rsidP="00000000" w:rsidRDefault="00000000" w:rsidRPr="00000000" w14:paraId="0000031C">
            <w:pPr>
              <w:keepNext w:val="0"/>
              <w:keepLines w:val="0"/>
              <w:pageBreakBefore w:val="0"/>
              <w:widowControl w:val="0"/>
              <w:numPr>
                <w:ilvl w:val="0"/>
                <w:numId w:val="34"/>
              </w:numPr>
              <w:pBdr>
                <w:top w:space="0" w:sz="0" w:val="nil"/>
                <w:left w:space="0" w:sz="0" w:val="nil"/>
                <w:bottom w:space="0" w:sz="0" w:val="nil"/>
                <w:right w:space="0" w:sz="0" w:val="nil"/>
                <w:between w:space="0" w:sz="0" w:val="nil"/>
              </w:pBdr>
              <w:shd w:fill="auto" w:val="clear"/>
              <w:tabs>
                <w:tab w:val="left" w:leader="none" w:pos="39"/>
              </w:tabs>
              <w:spacing w:after="120" w:before="120" w:line="240" w:lineRule="auto"/>
              <w:ind w:left="786" w:right="0" w:hanging="681"/>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left w:color="000000" w:space="0" w:sz="4" w:val="single"/>
              <w:right w:color="000000" w:space="0" w:sz="4" w:val="single"/>
            </w:tcBorders>
            <w:shd w:fill="auto" w:val="clear"/>
          </w:tcPr>
          <w:p w:rsidR="00000000" w:rsidDel="00000000" w:rsidP="00000000" w:rsidRDefault="00000000" w:rsidRPr="00000000" w14:paraId="0000031D">
            <w:pPr>
              <w:pageBreakBefore w:val="0"/>
              <w:spacing w:before="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Участие в совещаниях и рабочих встречах с Заказчиком</w:t>
            </w:r>
          </w:p>
        </w:tc>
        <w:tc>
          <w:tcPr>
            <w:tcBorders>
              <w:left w:color="000000" w:space="0" w:sz="4" w:val="single"/>
              <w:right w:color="000000" w:space="0" w:sz="4" w:val="single"/>
            </w:tcBorders>
            <w:shd w:fill="auto" w:val="clear"/>
          </w:tcPr>
          <w:p w:rsidR="00000000" w:rsidDel="00000000" w:rsidP="00000000" w:rsidRDefault="00000000" w:rsidRPr="00000000" w14:paraId="0000031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8x5</w:t>
            </w:r>
          </w:p>
        </w:tc>
      </w:tr>
    </w:tbl>
    <w:p w:rsidR="00000000" w:rsidDel="00000000" w:rsidP="00000000" w:rsidRDefault="00000000" w:rsidRPr="00000000" w14:paraId="0000031F">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20">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Таблица 3. Перечень работ по Решениям, выполняемых на промышленных и тестовых средах</w:t>
      </w:r>
    </w:p>
    <w:tbl>
      <w:tblPr>
        <w:tblStyle w:val="Table8"/>
        <w:tblW w:w="9350.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244"/>
        <w:gridCol w:w="1106"/>
        <w:tblGridChange w:id="0">
          <w:tblGrid>
            <w:gridCol w:w="8244"/>
            <w:gridCol w:w="1106"/>
          </w:tblGrid>
        </w:tblGridChange>
      </w:tblGrid>
      <w:tr>
        <w:trPr>
          <w:cantSplit w:val="0"/>
          <w:trHeight w:val="567" w:hRule="atLeast"/>
          <w:tblHeader w:val="0"/>
        </w:trPr>
        <w:tc>
          <w:tcPr>
            <w:shd w:fill="auto" w:val="clear"/>
            <w:vAlign w:val="center"/>
          </w:tcPr>
          <w:p w:rsidR="00000000" w:rsidDel="00000000" w:rsidP="00000000" w:rsidRDefault="00000000" w:rsidRPr="00000000" w14:paraId="00000321">
            <w:pPr>
              <w:pageBreakBefore w:val="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Перечень работ, выполняемых инженером сопровождения ПО: </w:t>
            </w:r>
          </w:p>
          <w:p w:rsidR="00000000" w:rsidDel="00000000" w:rsidP="00000000" w:rsidRDefault="00000000" w:rsidRPr="00000000" w14:paraId="00000322">
            <w:pPr>
              <w:pageBreakBefore w:val="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(режим 24х7 предоставляется для Инцидентов\дефектов критического приоритета, для Инцидентов остальных приоритетов предоставляется режим 8х5)</w:t>
            </w:r>
            <w:r w:rsidDel="00000000" w:rsidR="00000000" w:rsidRPr="00000000">
              <w:rPr>
                <w:rtl w:val="0"/>
              </w:rPr>
            </w:r>
          </w:p>
        </w:tc>
        <w:tc>
          <w:tcPr/>
          <w:p w:rsidR="00000000" w:rsidDel="00000000" w:rsidP="00000000" w:rsidRDefault="00000000" w:rsidRPr="00000000" w14:paraId="00000323">
            <w:pPr>
              <w:pageBreakBefore w:val="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Режим предоставления</w:t>
            </w:r>
          </w:p>
        </w:tc>
      </w:tr>
      <w:tr>
        <w:trPr>
          <w:cantSplit w:val="0"/>
          <w:trHeight w:val="567" w:hRule="atLeast"/>
          <w:tblHeader w:val="0"/>
        </w:trPr>
        <w:tc>
          <w:tcPr>
            <w:shd w:fill="auto" w:val="clear"/>
            <w:vAlign w:val="center"/>
          </w:tcPr>
          <w:p w:rsidR="00000000" w:rsidDel="00000000" w:rsidP="00000000" w:rsidRDefault="00000000" w:rsidRPr="00000000" w14:paraId="00000324">
            <w:pPr>
              <w:pageBreakBefore w:val="0"/>
              <w:ind w:firstLine="2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Установка hotfix-ов и релизных поставок.</w:t>
            </w:r>
          </w:p>
        </w:tc>
        <w:tc>
          <w:tcPr>
            <w:vAlign w:val="center"/>
          </w:tcPr>
          <w:p w:rsidR="00000000" w:rsidDel="00000000" w:rsidP="00000000" w:rsidRDefault="00000000" w:rsidRPr="00000000" w14:paraId="00000325">
            <w:pPr>
              <w:pageBreakBefore w:val="0"/>
              <w:ind w:firstLine="2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26">
            <w:pPr>
              <w:pageBreakBefore w:val="0"/>
              <w:ind w:firstLine="2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24х7</w:t>
            </w:r>
          </w:p>
          <w:p w:rsidR="00000000" w:rsidDel="00000000" w:rsidP="00000000" w:rsidRDefault="00000000" w:rsidRPr="00000000" w14:paraId="00000327">
            <w:pPr>
              <w:pageBreakBefore w:val="0"/>
              <w:ind w:firstLine="220"/>
              <w:jc w:val="both"/>
              <w:rPr>
                <w:rFonts w:ascii="Times New Roman" w:cs="Times New Roman" w:eastAsia="Times New Roman" w:hAnsi="Times New Roman"/>
              </w:rPr>
            </w:pPr>
            <w:r w:rsidDel="00000000" w:rsidR="00000000" w:rsidRPr="00000000">
              <w:rPr>
                <w:rtl w:val="0"/>
              </w:rPr>
            </w:r>
          </w:p>
        </w:tc>
      </w:tr>
      <w:tr>
        <w:trPr>
          <w:cantSplit w:val="0"/>
          <w:trHeight w:val="567" w:hRule="atLeast"/>
          <w:tblHeader w:val="0"/>
        </w:trPr>
        <w:tc>
          <w:tcPr>
            <w:shd w:fill="auto" w:val="clear"/>
            <w:vAlign w:val="center"/>
          </w:tcPr>
          <w:p w:rsidR="00000000" w:rsidDel="00000000" w:rsidP="00000000" w:rsidRDefault="00000000" w:rsidRPr="00000000" w14:paraId="00000328">
            <w:pPr>
              <w:pageBreakBefore w:val="0"/>
              <w:ind w:firstLine="2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Диагностика и исправление Инцидентов, связанных с работоспособностью инфраструктуры Решения (нефункциональные инциденты).</w:t>
            </w:r>
          </w:p>
        </w:tc>
        <w:tc>
          <w:tcPr/>
          <w:p w:rsidR="00000000" w:rsidDel="00000000" w:rsidP="00000000" w:rsidRDefault="00000000" w:rsidRPr="00000000" w14:paraId="00000329">
            <w:pPr>
              <w:pageBreakBefore w:val="0"/>
              <w:ind w:firstLine="2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24x7</w:t>
            </w:r>
          </w:p>
        </w:tc>
      </w:tr>
      <w:tr>
        <w:trPr>
          <w:cantSplit w:val="0"/>
          <w:trHeight w:val="567" w:hRule="atLeast"/>
          <w:tblHeader w:val="0"/>
        </w:trPr>
        <w:tc>
          <w:tcPr>
            <w:shd w:fill="auto" w:val="clear"/>
            <w:vAlign w:val="center"/>
          </w:tcPr>
          <w:p w:rsidR="00000000" w:rsidDel="00000000" w:rsidP="00000000" w:rsidRDefault="00000000" w:rsidRPr="00000000" w14:paraId="0000032A">
            <w:pPr>
              <w:pageBreakBefore w:val="0"/>
              <w:ind w:firstLine="2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Восстановление работоспособности Решения после сбоев.</w:t>
            </w:r>
          </w:p>
        </w:tc>
        <w:tc>
          <w:tcPr/>
          <w:p w:rsidR="00000000" w:rsidDel="00000000" w:rsidP="00000000" w:rsidRDefault="00000000" w:rsidRPr="00000000" w14:paraId="0000032B">
            <w:pPr>
              <w:pageBreakBefore w:val="0"/>
              <w:ind w:firstLine="2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24х7</w:t>
            </w:r>
          </w:p>
        </w:tc>
      </w:tr>
      <w:tr>
        <w:trPr>
          <w:cantSplit w:val="0"/>
          <w:trHeight w:val="567" w:hRule="atLeast"/>
          <w:tblHeader w:val="0"/>
        </w:trPr>
        <w:tc>
          <w:tcPr>
            <w:shd w:fill="auto" w:val="clear"/>
            <w:vAlign w:val="center"/>
          </w:tcPr>
          <w:p w:rsidR="00000000" w:rsidDel="00000000" w:rsidP="00000000" w:rsidRDefault="00000000" w:rsidRPr="00000000" w14:paraId="0000032C">
            <w:pPr>
              <w:pageBreakBefore w:val="0"/>
              <w:ind w:firstLine="2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 Ручной мониторинг работоспособности ключевых компонент Решения.</w:t>
            </w:r>
          </w:p>
        </w:tc>
        <w:tc>
          <w:tcPr/>
          <w:p w:rsidR="00000000" w:rsidDel="00000000" w:rsidP="00000000" w:rsidRDefault="00000000" w:rsidRPr="00000000" w14:paraId="0000032D">
            <w:pPr>
              <w:pageBreakBefore w:val="0"/>
              <w:ind w:firstLine="2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8х5</w:t>
            </w:r>
          </w:p>
        </w:tc>
      </w:tr>
      <w:tr>
        <w:trPr>
          <w:cantSplit w:val="0"/>
          <w:trHeight w:val="567" w:hRule="atLeast"/>
          <w:tblHeader w:val="0"/>
        </w:trPr>
        <w:tc>
          <w:tcPr>
            <w:shd w:fill="auto" w:val="clear"/>
            <w:vAlign w:val="center"/>
          </w:tcPr>
          <w:p w:rsidR="00000000" w:rsidDel="00000000" w:rsidP="00000000" w:rsidRDefault="00000000" w:rsidRPr="00000000" w14:paraId="0000032E">
            <w:pPr>
              <w:pageBreakBefore w:val="0"/>
              <w:ind w:firstLine="2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 Консультации по обновлениям Решения.</w:t>
            </w:r>
          </w:p>
        </w:tc>
        <w:tc>
          <w:tcPr/>
          <w:p w:rsidR="00000000" w:rsidDel="00000000" w:rsidP="00000000" w:rsidRDefault="00000000" w:rsidRPr="00000000" w14:paraId="0000032F">
            <w:pPr>
              <w:pageBreakBefore w:val="0"/>
              <w:ind w:firstLine="2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8х5</w:t>
            </w:r>
          </w:p>
        </w:tc>
      </w:tr>
      <w:tr>
        <w:trPr>
          <w:cantSplit w:val="0"/>
          <w:trHeight w:val="567" w:hRule="atLeast"/>
          <w:tblHeader w:val="0"/>
        </w:trPr>
        <w:tc>
          <w:tcPr>
            <w:shd w:fill="auto" w:val="clear"/>
            <w:vAlign w:val="center"/>
          </w:tcPr>
          <w:p w:rsidR="00000000" w:rsidDel="00000000" w:rsidP="00000000" w:rsidRDefault="00000000" w:rsidRPr="00000000" w14:paraId="00000330">
            <w:pPr>
              <w:pageBreakBefore w:val="0"/>
              <w:ind w:firstLine="2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 Локализация функциональных инцидентов.</w:t>
            </w:r>
          </w:p>
        </w:tc>
        <w:tc>
          <w:tcPr/>
          <w:p w:rsidR="00000000" w:rsidDel="00000000" w:rsidP="00000000" w:rsidRDefault="00000000" w:rsidRPr="00000000" w14:paraId="00000331">
            <w:pPr>
              <w:pageBreakBefore w:val="0"/>
              <w:ind w:firstLine="2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24х7</w:t>
            </w:r>
          </w:p>
        </w:tc>
      </w:tr>
      <w:tr>
        <w:trPr>
          <w:cantSplit w:val="0"/>
          <w:trHeight w:val="567" w:hRule="atLeast"/>
          <w:tblHeader w:val="0"/>
        </w:trPr>
        <w:tc>
          <w:tcPr>
            <w:shd w:fill="auto" w:val="clear"/>
            <w:vAlign w:val="center"/>
          </w:tcPr>
          <w:p w:rsidR="00000000" w:rsidDel="00000000" w:rsidP="00000000" w:rsidRDefault="00000000" w:rsidRPr="00000000" w14:paraId="00000332">
            <w:pPr>
              <w:pageBreakBefore w:val="0"/>
              <w:ind w:firstLine="2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 Обновление промышленных и тестовых сред</w:t>
            </w:r>
          </w:p>
        </w:tc>
        <w:tc>
          <w:tcPr/>
          <w:p w:rsidR="00000000" w:rsidDel="00000000" w:rsidP="00000000" w:rsidRDefault="00000000" w:rsidRPr="00000000" w14:paraId="00000333">
            <w:pPr>
              <w:pageBreakBefore w:val="0"/>
              <w:ind w:firstLine="2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24х7</w:t>
            </w:r>
          </w:p>
        </w:tc>
      </w:tr>
      <w:tr>
        <w:trPr>
          <w:cantSplit w:val="0"/>
          <w:trHeight w:val="567" w:hRule="atLeast"/>
          <w:tblHeader w:val="0"/>
        </w:trPr>
        <w:tc>
          <w:tcPr>
            <w:shd w:fill="auto" w:val="clear"/>
          </w:tcPr>
          <w:p w:rsidR="00000000" w:rsidDel="00000000" w:rsidP="00000000" w:rsidRDefault="00000000" w:rsidRPr="00000000" w14:paraId="00000334">
            <w:pPr>
              <w:pageBreakBefore w:val="0"/>
              <w:ind w:left="142"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8. Локализация и решение инцидентов по вопросам, связанным с функционированием и тестированием Решения по результатам установки доработок.</w:t>
            </w:r>
          </w:p>
        </w:tc>
        <w:tc>
          <w:tcPr/>
          <w:p w:rsidR="00000000" w:rsidDel="00000000" w:rsidP="00000000" w:rsidRDefault="00000000" w:rsidRPr="00000000" w14:paraId="00000335">
            <w:pPr>
              <w:pageBreakBefore w:val="0"/>
              <w:ind w:firstLine="2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24х7</w:t>
            </w:r>
          </w:p>
        </w:tc>
      </w:tr>
      <w:tr>
        <w:trPr>
          <w:cantSplit w:val="0"/>
          <w:trHeight w:val="567" w:hRule="atLeast"/>
          <w:tblHeader w:val="0"/>
        </w:trPr>
        <w:tc>
          <w:tcPr>
            <w:shd w:fill="auto" w:val="clear"/>
          </w:tcPr>
          <w:p w:rsidR="00000000" w:rsidDel="00000000" w:rsidP="00000000" w:rsidRDefault="00000000" w:rsidRPr="00000000" w14:paraId="00000336">
            <w:pPr>
              <w:pageBreakBefore w:val="0"/>
              <w:ind w:firstLine="2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 Поддержка в ходе установки и развёртывания сотрудниками Банка результатов доработки Решения на промышленных и тестовых контурах Банка</w:t>
            </w:r>
          </w:p>
        </w:tc>
        <w:tc>
          <w:tcPr/>
          <w:p w:rsidR="00000000" w:rsidDel="00000000" w:rsidP="00000000" w:rsidRDefault="00000000" w:rsidRPr="00000000" w14:paraId="00000337">
            <w:pPr>
              <w:pageBreakBefore w:val="0"/>
              <w:ind w:firstLine="2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24х7</w:t>
            </w:r>
          </w:p>
        </w:tc>
      </w:tr>
      <w:tr>
        <w:trPr>
          <w:cantSplit w:val="0"/>
          <w:trHeight w:val="567" w:hRule="atLeast"/>
          <w:tblHeader w:val="0"/>
        </w:trPr>
        <w:tc>
          <w:tcPr>
            <w:shd w:fill="auto" w:val="clear"/>
          </w:tcPr>
          <w:p w:rsidR="00000000" w:rsidDel="00000000" w:rsidP="00000000" w:rsidRDefault="00000000" w:rsidRPr="00000000" w14:paraId="00000338">
            <w:pPr>
              <w:pageBreakBefore w:val="0"/>
              <w:ind w:firstLine="2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 Консультирование сотрудников заказчика в части установки и настройки новых версий Решения</w:t>
            </w:r>
          </w:p>
        </w:tc>
        <w:tc>
          <w:tcPr/>
          <w:p w:rsidR="00000000" w:rsidDel="00000000" w:rsidP="00000000" w:rsidRDefault="00000000" w:rsidRPr="00000000" w14:paraId="00000339">
            <w:pPr>
              <w:pageBreakBefore w:val="0"/>
              <w:ind w:firstLine="2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8х5</w:t>
            </w:r>
          </w:p>
        </w:tc>
      </w:tr>
    </w:tbl>
    <w:p w:rsidR="00000000" w:rsidDel="00000000" w:rsidP="00000000" w:rsidRDefault="00000000" w:rsidRPr="00000000" w14:paraId="0000033A">
      <w:pPr>
        <w:pageBreakBefore w:val="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3B">
      <w:pPr>
        <w:pageBreakBefore w:val="0"/>
        <w:rPr>
          <w:b w:val="1"/>
          <w:bCs w:val="1"/>
        </w:rPr>
      </w:pPr>
      <w:bookmarkStart w:colFirst="0" w:colLast="0" w:name="_2lwamvv" w:id="51"/>
      <w:bookmarkEnd w:id="51"/>
      <w:r w:rsidDel="00000000" w:rsidR="00000000" w:rsidRPr="00000000">
        <w:rPr>
          <w:b w:val="1"/>
          <w:bCs w:val="1"/>
          <w:rtl w:val="0"/>
        </w:rPr>
        <w:t xml:space="preserve">Требования к уровню обслуживания</w:t>
      </w:r>
    </w:p>
    <w:p w:rsidR="00000000" w:rsidDel="00000000" w:rsidP="00000000" w:rsidRDefault="00000000" w:rsidRPr="00000000" w14:paraId="0000033C">
      <w:pPr>
        <w:pageBreakBefore w:val="0"/>
        <w:rPr>
          <w:b w:val="1"/>
          <w:bCs w:val="1"/>
        </w:rPr>
      </w:pPr>
      <w:r w:rsidDel="00000000" w:rsidR="00000000" w:rsidRPr="00000000">
        <w:rPr>
          <w:rtl w:val="0"/>
        </w:rPr>
      </w:r>
    </w:p>
    <w:p w:rsidR="00000000" w:rsidDel="00000000" w:rsidP="00000000" w:rsidRDefault="00000000" w:rsidRPr="00000000" w14:paraId="0000033D">
      <w:pPr>
        <w:pageBreakBefore w:val="0"/>
        <w:rPr/>
      </w:pPr>
      <w:r w:rsidDel="00000000" w:rsidR="00000000" w:rsidRPr="00000000">
        <w:rPr>
          <w:rtl w:val="0"/>
        </w:rPr>
        <w:t xml:space="preserve">Для Инцидентов вводится понятие массовость, которое определяется по одному из двух критериев: Количество вовлеченных пользователей и Процент ошибочных операций.</w:t>
      </w:r>
    </w:p>
    <w:p w:rsidR="00000000" w:rsidDel="00000000" w:rsidP="00000000" w:rsidRDefault="00000000" w:rsidRPr="00000000" w14:paraId="0000033E">
      <w:pPr>
        <w:pageBreakBefore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3F">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Таблица 4. Критерии для приоритезации Инцидентов/Дефектов</w:t>
      </w:r>
    </w:p>
    <w:p w:rsidR="00000000" w:rsidDel="00000000" w:rsidP="00000000" w:rsidRDefault="00000000" w:rsidRPr="00000000" w14:paraId="00000340">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tbl>
      <w:tblPr>
        <w:tblStyle w:val="Table9"/>
        <w:tblW w:w="10234.0" w:type="dxa"/>
        <w:jc w:val="left"/>
        <w:tblInd w:w="-2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139"/>
        <w:gridCol w:w="1984"/>
        <w:gridCol w:w="2127"/>
        <w:gridCol w:w="1984"/>
        <w:tblGridChange w:id="0">
          <w:tblGrid>
            <w:gridCol w:w="4139"/>
            <w:gridCol w:w="1984"/>
            <w:gridCol w:w="2127"/>
            <w:gridCol w:w="1984"/>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34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567"/>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Критерии</w:t>
            </w:r>
          </w:p>
        </w:tc>
        <w:tc>
          <w:tcPr>
            <w:tcBorders>
              <w:top w:color="000000" w:space="0" w:sz="4" w:val="single"/>
              <w:left w:color="000000" w:space="0" w:sz="4" w:val="single"/>
              <w:bottom w:color="000000" w:space="0" w:sz="4" w:val="single"/>
              <w:right w:color="000000" w:space="0" w:sz="4" w:val="single"/>
            </w:tcBorders>
            <w:shd w:fill="e6e6e6" w:val="clear"/>
            <w:vAlign w:val="center"/>
          </w:tcPr>
          <w:p w:rsidR="00000000" w:rsidDel="00000000" w:rsidP="00000000" w:rsidRDefault="00000000" w:rsidRPr="00000000" w14:paraId="0000034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567"/>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Массовый</w:t>
            </w:r>
          </w:p>
        </w:tc>
        <w:tc>
          <w:tcPr>
            <w:tcBorders>
              <w:top w:color="000000" w:space="0" w:sz="4" w:val="single"/>
              <w:left w:color="000000" w:space="0" w:sz="4" w:val="single"/>
              <w:bottom w:color="000000" w:space="0" w:sz="4" w:val="single"/>
              <w:right w:color="000000" w:space="0" w:sz="4" w:val="single"/>
            </w:tcBorders>
            <w:shd w:fill="e6e6e6" w:val="clear"/>
            <w:vAlign w:val="center"/>
          </w:tcPr>
          <w:p w:rsidR="00000000" w:rsidDel="00000000" w:rsidP="00000000" w:rsidRDefault="00000000" w:rsidRPr="00000000" w14:paraId="0000034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567"/>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Не массовый</w:t>
            </w:r>
          </w:p>
        </w:tc>
        <w:tc>
          <w:tcPr>
            <w:tcBorders>
              <w:top w:color="000000" w:space="0" w:sz="4" w:val="single"/>
              <w:left w:color="000000" w:space="0" w:sz="4" w:val="single"/>
              <w:bottom w:color="000000" w:space="0" w:sz="4" w:val="single"/>
              <w:right w:color="000000" w:space="0" w:sz="4" w:val="single"/>
            </w:tcBorders>
            <w:shd w:fill="e6e6e6" w:val="clear"/>
            <w:vAlign w:val="center"/>
          </w:tcPr>
          <w:p w:rsidR="00000000" w:rsidDel="00000000" w:rsidP="00000000" w:rsidRDefault="00000000" w:rsidRPr="00000000" w14:paraId="0000034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567"/>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Единичный</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6e6e6" w:val="clear"/>
          </w:tcPr>
          <w:p w:rsidR="00000000" w:rsidDel="00000000" w:rsidP="00000000" w:rsidRDefault="00000000" w:rsidRPr="00000000" w14:paraId="0000034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Количество вовлеченных бизнес-пользователей</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34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Более 25</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34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От 5 до 25</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34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Менее 5</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6e6e6" w:val="clear"/>
          </w:tcPr>
          <w:p w:rsidR="00000000" w:rsidDel="00000000" w:rsidP="00000000" w:rsidRDefault="00000000" w:rsidRPr="00000000" w14:paraId="0000034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Процент ошибочных операций в процессах, в которых не участвуют бизнес-пользователи</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34A">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Более 20%</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34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От 5% до 20% или более 50 операций</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34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Менее 5% или менее 50 операций</w:t>
            </w:r>
          </w:p>
        </w:tc>
      </w:tr>
    </w:tbl>
    <w:p w:rsidR="00000000" w:rsidDel="00000000" w:rsidP="00000000" w:rsidRDefault="00000000" w:rsidRPr="00000000" w14:paraId="0000034D">
      <w:pPr>
        <w:pageBreakBefore w:val="0"/>
        <w:ind w:firstLine="567"/>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4E">
      <w:pPr>
        <w:pageBreakBefore w:val="0"/>
        <w:ind w:firstLine="56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Исполнитель, руководствуясь Таблицей 5, определяет и присваивает Дефекту/Инциденту, по согласованию с Заказчиком, соответствующий приоритет.</w:t>
      </w:r>
    </w:p>
    <w:p w:rsidR="00000000" w:rsidDel="00000000" w:rsidP="00000000" w:rsidRDefault="00000000" w:rsidRPr="00000000" w14:paraId="0000034F">
      <w:pPr>
        <w:pageBreakBefore w:val="0"/>
        <w:ind w:firstLine="567"/>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50">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bookmarkStart w:colFirst="0" w:colLast="0" w:name="_111kx3o" w:id="52"/>
      <w:bookmarkEnd w:id="52"/>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Таблица 5. Определение приоритетов Дефектов</w:t>
      </w:r>
    </w:p>
    <w:tbl>
      <w:tblPr>
        <w:tblStyle w:val="Table10"/>
        <w:tblW w:w="10234.0" w:type="dxa"/>
        <w:jc w:val="left"/>
        <w:tblInd w:w="-28.0" w:type="dxa"/>
        <w:tblLayout w:type="fixed"/>
        <w:tblLook w:val="0400"/>
      </w:tblPr>
      <w:tblGrid>
        <w:gridCol w:w="2370"/>
        <w:gridCol w:w="2620"/>
        <w:gridCol w:w="2268"/>
        <w:gridCol w:w="2976"/>
        <w:tblGridChange w:id="0">
          <w:tblGrid>
            <w:gridCol w:w="2370"/>
            <w:gridCol w:w="2620"/>
            <w:gridCol w:w="2268"/>
            <w:gridCol w:w="2976"/>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shd w:fill="ffffff" w:val="clear"/>
            <w:tcMar>
              <w:top w:w="0.0" w:type="dxa"/>
              <w:left w:w="28.0" w:type="dxa"/>
              <w:bottom w:w="0.0" w:type="dxa"/>
              <w:right w:w="28.0" w:type="dxa"/>
            </w:tcMar>
          </w:tcPr>
          <w:p w:rsidR="00000000" w:rsidDel="00000000" w:rsidP="00000000" w:rsidRDefault="00000000" w:rsidRPr="00000000" w14:paraId="000003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567"/>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Наименование среды</w:t>
            </w:r>
          </w:p>
        </w:tc>
        <w:tc>
          <w:tcPr>
            <w:tcBorders>
              <w:top w:color="000000" w:space="0" w:sz="8" w:val="single"/>
              <w:left w:color="000000" w:space="0" w:sz="0" w:val="nil"/>
              <w:bottom w:color="000000" w:space="0" w:sz="8" w:val="single"/>
              <w:right w:color="000000" w:space="0" w:sz="8" w:val="single"/>
            </w:tcBorders>
            <w:shd w:fill="e6e6e6" w:val="clear"/>
            <w:tcMar>
              <w:top w:w="0.0" w:type="dxa"/>
              <w:left w:w="28.0" w:type="dxa"/>
              <w:bottom w:w="0.0" w:type="dxa"/>
              <w:right w:w="28.0" w:type="dxa"/>
            </w:tcMar>
          </w:tcPr>
          <w:p w:rsidR="00000000" w:rsidDel="00000000" w:rsidP="00000000" w:rsidRDefault="00000000" w:rsidRPr="00000000" w14:paraId="000003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567"/>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Наличие обходного решения</w:t>
            </w:r>
          </w:p>
        </w:tc>
        <w:tc>
          <w:tcPr>
            <w:tcBorders>
              <w:top w:color="000000" w:space="0" w:sz="8" w:val="single"/>
              <w:left w:color="000000" w:space="0" w:sz="0" w:val="nil"/>
              <w:bottom w:color="000000" w:space="0" w:sz="8" w:val="single"/>
              <w:right w:color="000000" w:space="0" w:sz="8" w:val="single"/>
            </w:tcBorders>
            <w:shd w:fill="e6e6e6" w:val="clear"/>
          </w:tcPr>
          <w:p w:rsidR="00000000" w:rsidDel="00000000" w:rsidP="00000000" w:rsidRDefault="00000000" w:rsidRPr="00000000" w14:paraId="000003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567"/>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Массовость</w:t>
            </w:r>
          </w:p>
        </w:tc>
        <w:tc>
          <w:tcPr>
            <w:tcBorders>
              <w:top w:color="000000" w:space="0" w:sz="8" w:val="single"/>
              <w:left w:color="000000" w:space="0" w:sz="0" w:val="nil"/>
              <w:bottom w:color="000000" w:space="0" w:sz="8" w:val="single"/>
              <w:right w:color="000000" w:space="0" w:sz="8" w:val="single"/>
            </w:tcBorders>
            <w:shd w:fill="e6e6e6" w:val="clear"/>
          </w:tcPr>
          <w:p w:rsidR="00000000" w:rsidDel="00000000" w:rsidP="00000000" w:rsidRDefault="00000000" w:rsidRPr="00000000" w14:paraId="000003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567"/>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Приоритет</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e6e6e6" w:val="clear"/>
            <w:tcMar>
              <w:top w:w="0.0" w:type="dxa"/>
              <w:left w:w="28.0" w:type="dxa"/>
              <w:bottom w:w="0.0" w:type="dxa"/>
              <w:right w:w="28.0" w:type="dxa"/>
            </w:tcMar>
          </w:tcPr>
          <w:p w:rsidR="00000000" w:rsidDel="00000000" w:rsidP="00000000" w:rsidRDefault="00000000" w:rsidRPr="00000000" w14:paraId="000003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Промышленная среда</w:t>
            </w:r>
          </w:p>
        </w:tc>
        <w:tc>
          <w:tcPr>
            <w:tcBorders>
              <w:top w:color="000000" w:space="0" w:sz="0" w:val="nil"/>
              <w:left w:color="000000" w:space="0" w:sz="0" w:val="nil"/>
              <w:bottom w:color="000000" w:space="0" w:sz="8" w:val="single"/>
              <w:right w:color="000000" w:space="0" w:sz="8" w:val="single"/>
            </w:tcBorders>
            <w:tcMar>
              <w:top w:w="0.0" w:type="dxa"/>
              <w:left w:w="28.0" w:type="dxa"/>
              <w:bottom w:w="0.0" w:type="dxa"/>
              <w:right w:w="28.0" w:type="dxa"/>
            </w:tcMar>
            <w:vAlign w:val="center"/>
          </w:tcPr>
          <w:p w:rsidR="00000000" w:rsidDel="00000000" w:rsidP="00000000" w:rsidRDefault="00000000" w:rsidRPr="00000000" w14:paraId="000003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567"/>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Да</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3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567"/>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Массовый</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3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567"/>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Высокий</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e6e6e6" w:val="clear"/>
            <w:tcMar>
              <w:top w:w="0.0" w:type="dxa"/>
              <w:left w:w="28.0" w:type="dxa"/>
              <w:bottom w:w="0.0" w:type="dxa"/>
              <w:right w:w="28.0" w:type="dxa"/>
            </w:tcMar>
          </w:tcPr>
          <w:p w:rsidR="00000000" w:rsidDel="00000000" w:rsidP="00000000" w:rsidRDefault="00000000" w:rsidRPr="00000000" w14:paraId="000003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Промышленная среда</w:t>
            </w:r>
          </w:p>
        </w:tc>
        <w:tc>
          <w:tcPr>
            <w:tcBorders>
              <w:top w:color="000000" w:space="0" w:sz="0" w:val="nil"/>
              <w:left w:color="000000" w:space="0" w:sz="0" w:val="nil"/>
              <w:bottom w:color="000000" w:space="0" w:sz="8" w:val="single"/>
              <w:right w:color="000000" w:space="0" w:sz="8" w:val="single"/>
            </w:tcBorders>
            <w:tcMar>
              <w:top w:w="0.0" w:type="dxa"/>
              <w:left w:w="28.0" w:type="dxa"/>
              <w:bottom w:w="0.0" w:type="dxa"/>
              <w:right w:w="28.0" w:type="dxa"/>
            </w:tcMar>
            <w:vAlign w:val="center"/>
          </w:tcPr>
          <w:p w:rsidR="00000000" w:rsidDel="00000000" w:rsidP="00000000" w:rsidRDefault="00000000" w:rsidRPr="00000000" w14:paraId="000003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567"/>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Да</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3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567"/>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Немассовый</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35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79"/>
                <w:tab w:val="left" w:leader="none" w:pos="1809"/>
              </w:tabs>
              <w:spacing w:after="0" w:before="0" w:line="240" w:lineRule="auto"/>
              <w:ind w:left="0" w:right="0" w:firstLine="567"/>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Средний</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e6e6e6" w:val="clear"/>
            <w:tcMar>
              <w:top w:w="0.0" w:type="dxa"/>
              <w:left w:w="28.0" w:type="dxa"/>
              <w:bottom w:w="0.0" w:type="dxa"/>
              <w:right w:w="28.0" w:type="dxa"/>
            </w:tcMar>
          </w:tcPr>
          <w:p w:rsidR="00000000" w:rsidDel="00000000" w:rsidP="00000000" w:rsidRDefault="00000000" w:rsidRPr="00000000" w14:paraId="000003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Промышленная среда</w:t>
            </w:r>
          </w:p>
        </w:tc>
        <w:tc>
          <w:tcPr>
            <w:tcBorders>
              <w:top w:color="000000" w:space="0" w:sz="0" w:val="nil"/>
              <w:left w:color="000000" w:space="0" w:sz="0" w:val="nil"/>
              <w:bottom w:color="000000" w:space="0" w:sz="8" w:val="single"/>
              <w:right w:color="000000" w:space="0" w:sz="8" w:val="single"/>
            </w:tcBorders>
            <w:tcMar>
              <w:top w:w="0.0" w:type="dxa"/>
              <w:left w:w="28.0" w:type="dxa"/>
              <w:bottom w:w="0.0" w:type="dxa"/>
              <w:right w:w="28.0" w:type="dxa"/>
            </w:tcMar>
            <w:vAlign w:val="center"/>
          </w:tcPr>
          <w:p w:rsidR="00000000" w:rsidDel="00000000" w:rsidP="00000000" w:rsidRDefault="00000000" w:rsidRPr="00000000" w14:paraId="000003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567"/>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Да</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3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567"/>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Единичный</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36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79"/>
                <w:tab w:val="left" w:leader="none" w:pos="1809"/>
              </w:tabs>
              <w:spacing w:after="0" w:before="0" w:line="240" w:lineRule="auto"/>
              <w:ind w:left="0" w:right="0" w:firstLine="567"/>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Низкий</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e6e6e6" w:val="clear"/>
            <w:tcMar>
              <w:top w:w="0.0" w:type="dxa"/>
              <w:left w:w="28.0" w:type="dxa"/>
              <w:bottom w:w="0.0" w:type="dxa"/>
              <w:right w:w="28.0" w:type="dxa"/>
            </w:tcMar>
          </w:tcPr>
          <w:p w:rsidR="00000000" w:rsidDel="00000000" w:rsidP="00000000" w:rsidRDefault="00000000" w:rsidRPr="00000000" w14:paraId="000003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Промышленная среда</w:t>
            </w:r>
          </w:p>
        </w:tc>
        <w:tc>
          <w:tcPr>
            <w:tcBorders>
              <w:top w:color="000000" w:space="0" w:sz="0" w:val="nil"/>
              <w:left w:color="000000" w:space="0" w:sz="0" w:val="nil"/>
              <w:bottom w:color="000000" w:space="0" w:sz="8" w:val="single"/>
              <w:right w:color="000000" w:space="0" w:sz="8" w:val="single"/>
            </w:tcBorders>
            <w:tcMar>
              <w:top w:w="0.0" w:type="dxa"/>
              <w:left w:w="28.0" w:type="dxa"/>
              <w:bottom w:w="0.0" w:type="dxa"/>
              <w:right w:w="28.0" w:type="dxa"/>
            </w:tcMar>
            <w:vAlign w:val="center"/>
          </w:tcPr>
          <w:p w:rsidR="00000000" w:rsidDel="00000000" w:rsidP="00000000" w:rsidRDefault="00000000" w:rsidRPr="00000000" w14:paraId="000003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567"/>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Нет</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3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567"/>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Массовый</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36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79"/>
                <w:tab w:val="left" w:leader="none" w:pos="1809"/>
              </w:tabs>
              <w:spacing w:after="0" w:before="0" w:line="240" w:lineRule="auto"/>
              <w:ind w:left="0" w:right="0" w:firstLine="372"/>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Критический</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e6e6e6" w:val="clear"/>
            <w:tcMar>
              <w:top w:w="0.0" w:type="dxa"/>
              <w:left w:w="28.0" w:type="dxa"/>
              <w:bottom w:w="0.0" w:type="dxa"/>
              <w:right w:w="28.0" w:type="dxa"/>
            </w:tcMar>
          </w:tcPr>
          <w:p w:rsidR="00000000" w:rsidDel="00000000" w:rsidP="00000000" w:rsidRDefault="00000000" w:rsidRPr="00000000" w14:paraId="000003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Промышленная среда</w:t>
            </w:r>
          </w:p>
        </w:tc>
        <w:tc>
          <w:tcPr>
            <w:tcBorders>
              <w:top w:color="000000" w:space="0" w:sz="0" w:val="nil"/>
              <w:left w:color="000000" w:space="0" w:sz="0" w:val="nil"/>
              <w:bottom w:color="000000" w:space="0" w:sz="8" w:val="single"/>
              <w:right w:color="000000" w:space="0" w:sz="8" w:val="single"/>
            </w:tcBorders>
            <w:tcMar>
              <w:top w:w="0.0" w:type="dxa"/>
              <w:left w:w="28.0" w:type="dxa"/>
              <w:bottom w:w="0.0" w:type="dxa"/>
              <w:right w:w="28.0" w:type="dxa"/>
            </w:tcMar>
            <w:vAlign w:val="center"/>
          </w:tcPr>
          <w:p w:rsidR="00000000" w:rsidDel="00000000" w:rsidP="00000000" w:rsidRDefault="00000000" w:rsidRPr="00000000" w14:paraId="000003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567"/>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Нет</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3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567"/>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Немассовый</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36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79"/>
                <w:tab w:val="left" w:leader="none" w:pos="1809"/>
              </w:tabs>
              <w:spacing w:after="0" w:before="0" w:line="240" w:lineRule="auto"/>
              <w:ind w:left="0" w:right="0" w:firstLine="567"/>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Высокий</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e6e6e6" w:val="clear"/>
            <w:tcMar>
              <w:top w:w="0.0" w:type="dxa"/>
              <w:left w:w="28.0" w:type="dxa"/>
              <w:bottom w:w="0.0" w:type="dxa"/>
              <w:right w:w="28.0" w:type="dxa"/>
            </w:tcMar>
          </w:tcPr>
          <w:p w:rsidR="00000000" w:rsidDel="00000000" w:rsidP="00000000" w:rsidRDefault="00000000" w:rsidRPr="00000000" w14:paraId="000003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Промышленная среда</w:t>
            </w:r>
          </w:p>
        </w:tc>
        <w:tc>
          <w:tcPr>
            <w:tcBorders>
              <w:top w:color="000000" w:space="0" w:sz="0" w:val="nil"/>
              <w:left w:color="000000" w:space="0" w:sz="0" w:val="nil"/>
              <w:bottom w:color="000000" w:space="0" w:sz="8" w:val="single"/>
              <w:right w:color="000000" w:space="0" w:sz="8" w:val="single"/>
            </w:tcBorders>
            <w:tcMar>
              <w:top w:w="0.0" w:type="dxa"/>
              <w:left w:w="28.0" w:type="dxa"/>
              <w:bottom w:w="0.0" w:type="dxa"/>
              <w:right w:w="28.0" w:type="dxa"/>
            </w:tcMar>
            <w:vAlign w:val="center"/>
          </w:tcPr>
          <w:p w:rsidR="00000000" w:rsidDel="00000000" w:rsidP="00000000" w:rsidRDefault="00000000" w:rsidRPr="00000000" w14:paraId="000003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567"/>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Нет</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3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567"/>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Единичный</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36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79"/>
                <w:tab w:val="left" w:leader="none" w:pos="1809"/>
              </w:tabs>
              <w:spacing w:after="0" w:before="0" w:line="240" w:lineRule="auto"/>
              <w:ind w:left="0" w:right="0" w:firstLine="567"/>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Средний</w:t>
            </w:r>
          </w:p>
        </w:tc>
      </w:tr>
    </w:tbl>
    <w:p w:rsidR="00000000" w:rsidDel="00000000" w:rsidP="00000000" w:rsidRDefault="00000000" w:rsidRPr="00000000" w14:paraId="0000036D">
      <w:pPr>
        <w:pageBreakBefore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6E">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В случае, если обращение относится к Системе, применяются следующие нормативы</w:t>
      </w:r>
    </w:p>
    <w:p w:rsidR="00000000" w:rsidDel="00000000" w:rsidP="00000000" w:rsidRDefault="00000000" w:rsidRPr="00000000" w14:paraId="0000036F">
      <w:pPr>
        <w:pageBreakBefore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70">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Таблица 6. Время реакции и время разрешения Консультаций, Запросов на обслуживание, Инцидентов и Дефектов на промышленных средах</w:t>
      </w:r>
    </w:p>
    <w:tbl>
      <w:tblPr>
        <w:tblStyle w:val="Table11"/>
        <w:tblW w:w="9350.0" w:type="dxa"/>
        <w:jc w:val="righ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66"/>
        <w:gridCol w:w="2352"/>
        <w:gridCol w:w="2214"/>
        <w:gridCol w:w="2818"/>
        <w:tblGridChange w:id="0">
          <w:tblGrid>
            <w:gridCol w:w="1966"/>
            <w:gridCol w:w="2352"/>
            <w:gridCol w:w="2214"/>
            <w:gridCol w:w="2818"/>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37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Уровень критичности и тип, заявленный Заказчиком при обращении</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72">
            <w:pPr>
              <w:pageBreakBefore w:val="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Максимальное время реакции на обращение</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7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Максимальное время до временного решения</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7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2"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Максимальное время до применения постоянного решения</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37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Критичный</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76">
            <w:pPr>
              <w:pageBreakBefore w:val="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30 минут</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7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 календарных часа</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7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5 рабочих дней</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37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Высокий</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7A">
            <w:pPr>
              <w:pageBreakBefore w:val="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45 минут</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7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4 календарных часа</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7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10 рабочих дней</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37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Средний</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7E">
            <w:pPr>
              <w:pageBreakBefore w:val="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календарный час</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7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 рабочих дня</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8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20 рабочих дней</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38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Низкий</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82">
            <w:pPr>
              <w:pageBreakBefore w:val="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календарных часа</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8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 рабочих дня</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8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20 рабочих дней</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38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Запрос на обслуживание</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86">
            <w:pPr>
              <w:pageBreakBefore w:val="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календарных часа</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8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 рабочих дня</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8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20 рабочих дней</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38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Консультация</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8A">
            <w:pPr>
              <w:pageBreakBefore w:val="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календарных часа</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8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 рабочих дня</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8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20 рабочих дней</w:t>
            </w:r>
          </w:p>
        </w:tc>
      </w:tr>
    </w:tbl>
    <w:p w:rsidR="00000000" w:rsidDel="00000000" w:rsidP="00000000" w:rsidRDefault="00000000" w:rsidRPr="00000000" w14:paraId="0000038D">
      <w:pPr>
        <w:pageBreakBefore w:val="0"/>
        <w:ind w:firstLine="357"/>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8E">
      <w:pPr>
        <w:pageBreakBefore w:val="0"/>
        <w:ind w:firstLine="357"/>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8F">
      <w:pPr>
        <w:pageBreakBefore w:val="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Временное решение</w:t>
      </w:r>
      <w:r w:rsidDel="00000000" w:rsidR="00000000" w:rsidRPr="00000000">
        <w:rPr>
          <w:rFonts w:ascii="Times New Roman" w:cs="Times New Roman" w:eastAsia="Times New Roman" w:hAnsi="Times New Roman"/>
          <w:rtl w:val="0"/>
        </w:rPr>
        <w:t xml:space="preserve"> – решение, восстанавливающее (полностью или частично) работу ИТ-сервиса, с привлечением дополнительных ресурсов ИТ-поддержки, бизнес- и операционных подразделений Заказчика.</w:t>
      </w:r>
    </w:p>
    <w:p w:rsidR="00000000" w:rsidDel="00000000" w:rsidP="00000000" w:rsidRDefault="00000000" w:rsidRPr="00000000" w14:paraId="00000390">
      <w:pPr>
        <w:pageBreakBefore w:val="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Постоянное решение</w:t>
      </w:r>
      <w:r w:rsidDel="00000000" w:rsidR="00000000" w:rsidRPr="00000000">
        <w:rPr>
          <w:rFonts w:ascii="Times New Roman" w:cs="Times New Roman" w:eastAsia="Times New Roman" w:hAnsi="Times New Roman"/>
          <w:rtl w:val="0"/>
        </w:rPr>
        <w:t xml:space="preserve"> – решение, приводящее ИТ-сервис к штатному функционированию в рамках утвержденного ТЗ, спецификации к программному обеспечению, паспорту информационной системы.</w:t>
      </w:r>
    </w:p>
    <w:p w:rsidR="00000000" w:rsidDel="00000000" w:rsidP="00000000" w:rsidRDefault="00000000" w:rsidRPr="00000000" w14:paraId="00000391">
      <w:pPr>
        <w:pageBreakBefore w:val="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Время реакции</w:t>
      </w:r>
      <w:r w:rsidDel="00000000" w:rsidR="00000000" w:rsidRPr="00000000">
        <w:rPr>
          <w:rFonts w:ascii="Times New Roman" w:cs="Times New Roman" w:eastAsia="Times New Roman" w:hAnsi="Times New Roman"/>
          <w:rtl w:val="0"/>
        </w:rPr>
        <w:t xml:space="preserve"> – это период времени с момента регистрации обращения Исполнителем в соответствие с порядком, описанным в настоящем Приложении, в течение которого Исполнитель связывается с Заказчиком и информирует его о начале работ над дефектом назначенным Исполнителем.</w:t>
      </w:r>
    </w:p>
    <w:p w:rsidR="00000000" w:rsidDel="00000000" w:rsidP="00000000" w:rsidRDefault="00000000" w:rsidRPr="00000000" w14:paraId="00000392">
      <w:pPr>
        <w:pageBreakBefore w:val="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Время первого отклика</w:t>
      </w:r>
      <w:r w:rsidDel="00000000" w:rsidR="00000000" w:rsidRPr="00000000">
        <w:rPr>
          <w:rFonts w:ascii="Times New Roman" w:cs="Times New Roman" w:eastAsia="Times New Roman" w:hAnsi="Times New Roman"/>
          <w:rtl w:val="0"/>
        </w:rPr>
        <w:t xml:space="preserve"> – это период времени с момента регистрации инцидента, в течение которого Исполнитель связывается с Заказчиком, сообщает ФИО Ответственного лица, работающего над инцидентом и подтверждает наличие всей необходимой информации или запрашивает недостающую информацию.</w:t>
      </w:r>
    </w:p>
    <w:p w:rsidR="00000000" w:rsidDel="00000000" w:rsidP="00000000" w:rsidRDefault="00000000" w:rsidRPr="00000000" w14:paraId="00000393">
      <w:pPr>
        <w:pageBreakBefore w:val="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Время на устранение или предоставления обходного (временного) решения</w:t>
      </w:r>
      <w:r w:rsidDel="00000000" w:rsidR="00000000" w:rsidRPr="00000000">
        <w:rPr>
          <w:rFonts w:ascii="Times New Roman" w:cs="Times New Roman" w:eastAsia="Times New Roman" w:hAnsi="Times New Roman"/>
          <w:rtl w:val="0"/>
        </w:rPr>
        <w:t xml:space="preserve"> – промежуток времени, с момента назначения ответственного лица Исполнителя для разрешения инцидента до момента предоставления Заказчику постоянного или обходного (временного) решения, за исключением времени, когда Исполнитель не мог исполнять свои обязательства по причине отсутствия запрошенной ранее у Заказчика, информации или другим причинам, находящимся вне зоны ответственности Исполнителя.</w:t>
      </w:r>
    </w:p>
    <w:p w:rsidR="00000000" w:rsidDel="00000000" w:rsidP="00000000" w:rsidRDefault="00000000" w:rsidRPr="00000000" w14:paraId="00000394">
      <w:pPr>
        <w:pageBreakBefore w:val="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95">
      <w:pPr>
        <w:pageBreakBefore w:val="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После предоставления обходного (временного) решения Исполнитель закрывает Инцидент и открывает новый Инцидент с более низким приоритетом (приоритет определяется по согласованию сторон) для получения постоянного решения. </w:t>
      </w:r>
    </w:p>
    <w:p w:rsidR="00000000" w:rsidDel="00000000" w:rsidP="00000000" w:rsidRDefault="00000000" w:rsidRPr="00000000" w14:paraId="00000396">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Исполнитель, руководствуясь Таблицей 7, определяет и присваивает Дефекту/Инциденту, по согласованию с Заказчиком, соответствующий приоритет.</w:t>
      </w:r>
    </w:p>
    <w:p w:rsidR="00000000" w:rsidDel="00000000" w:rsidP="00000000" w:rsidRDefault="00000000" w:rsidRPr="00000000" w14:paraId="00000397">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98">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99">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Таблица 7: Правила определения уровня критичности инцидентов и дефектов</w:t>
      </w:r>
    </w:p>
    <w:p w:rsidR="00000000" w:rsidDel="00000000" w:rsidP="00000000" w:rsidRDefault="00000000" w:rsidRPr="00000000" w14:paraId="0000039A">
      <w:pPr>
        <w:pageBreakBefore w:val="0"/>
        <w:rPr>
          <w:rFonts w:ascii="Times New Roman" w:cs="Times New Roman" w:eastAsia="Times New Roman" w:hAnsi="Times New Roman"/>
        </w:rPr>
      </w:pPr>
      <w:r w:rsidDel="00000000" w:rsidR="00000000" w:rsidRPr="00000000">
        <w:rPr>
          <w:rtl w:val="0"/>
        </w:rPr>
      </w:r>
    </w:p>
    <w:tbl>
      <w:tblPr>
        <w:tblStyle w:val="Table12"/>
        <w:tblW w:w="9340.0" w:type="dxa"/>
        <w:jc w:val="left"/>
        <w:tblInd w:w="-108.0" w:type="dxa"/>
        <w:tblLayout w:type="fixed"/>
        <w:tblLook w:val="0400"/>
      </w:tblPr>
      <w:tblGrid>
        <w:gridCol w:w="2856"/>
        <w:gridCol w:w="6484"/>
        <w:tblGridChange w:id="0">
          <w:tblGrid>
            <w:gridCol w:w="2856"/>
            <w:gridCol w:w="6484"/>
          </w:tblGrid>
        </w:tblGridChange>
      </w:tblGrid>
      <w:tr>
        <w:trPr>
          <w:cantSplit w:val="0"/>
          <w:trHeight w:val="255" w:hRule="atLeast"/>
          <w:tblHeader w:val="0"/>
        </w:trPr>
        <w:tc>
          <w:tcPr>
            <w:tcBorders>
              <w:top w:color="000000" w:space="0" w:sz="8" w:val="single"/>
              <w:left w:color="000000" w:space="0" w:sz="8" w:val="single"/>
              <w:bottom w:color="000000" w:space="0" w:sz="8" w:val="single"/>
              <w:right w:color="000000" w:space="0" w:sz="8" w:val="single"/>
            </w:tcBorders>
            <w:shd w:fill="d9d9d9" w:val="clear"/>
            <w:tcMar>
              <w:top w:w="0.0" w:type="dxa"/>
              <w:left w:w="108.0" w:type="dxa"/>
              <w:bottom w:w="0.0" w:type="dxa"/>
              <w:right w:w="108.0" w:type="dxa"/>
            </w:tcMar>
          </w:tcPr>
          <w:p w:rsidR="00000000" w:rsidDel="00000000" w:rsidP="00000000" w:rsidRDefault="00000000" w:rsidRPr="00000000" w14:paraId="0000039B">
            <w:pPr>
              <w:pageBreakBefore w:val="0"/>
              <w:ind w:left="1296" w:hanging="1296"/>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Приоритет</w:t>
            </w:r>
          </w:p>
        </w:tc>
        <w:tc>
          <w:tcPr>
            <w:tcBorders>
              <w:top w:color="000000" w:space="0" w:sz="8" w:val="single"/>
              <w:left w:color="000000" w:space="0" w:sz="0" w:val="nil"/>
              <w:bottom w:color="000000" w:space="0" w:sz="8" w:val="single"/>
              <w:right w:color="000000" w:space="0" w:sz="8" w:val="single"/>
            </w:tcBorders>
            <w:shd w:fill="d9d9d9" w:val="clear"/>
            <w:tcMar>
              <w:top w:w="0.0" w:type="dxa"/>
              <w:left w:w="108.0" w:type="dxa"/>
              <w:bottom w:w="0.0" w:type="dxa"/>
              <w:right w:w="108.0" w:type="dxa"/>
            </w:tcMar>
          </w:tcPr>
          <w:p w:rsidR="00000000" w:rsidDel="00000000" w:rsidP="00000000" w:rsidRDefault="00000000" w:rsidRPr="00000000" w14:paraId="0000039C">
            <w:pPr>
              <w:pageBreakBefore w:val="0"/>
              <w:ind w:left="1296" w:hanging="1296"/>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Критерии оценки</w:t>
            </w:r>
          </w:p>
        </w:tc>
      </w:tr>
      <w:tr>
        <w:trPr>
          <w:cantSplit w:val="0"/>
          <w:trHeight w:val="930" w:hRule="atLeast"/>
          <w:tblHeader w:val="0"/>
        </w:trPr>
        <w:tc>
          <w:tcPr>
            <w:tcBorders>
              <w:top w:color="000000" w:space="0" w:sz="0" w:val="nil"/>
              <w:left w:color="000000" w:space="0" w:sz="8" w:val="single"/>
              <w:bottom w:color="000000" w:space="0" w:sz="8" w:val="single"/>
              <w:right w:color="000000" w:space="0" w:sz="8" w:val="single"/>
            </w:tcBorders>
            <w:tcMar>
              <w:top w:w="0.0" w:type="dxa"/>
              <w:left w:w="108.0" w:type="dxa"/>
              <w:bottom w:w="0.0" w:type="dxa"/>
              <w:right w:w="108.0" w:type="dxa"/>
            </w:tcMar>
          </w:tcPr>
          <w:p w:rsidR="00000000" w:rsidDel="00000000" w:rsidP="00000000" w:rsidRDefault="00000000" w:rsidRPr="00000000" w14:paraId="0000039D">
            <w:pPr>
              <w:pageBreakBefore w:val="0"/>
              <w:ind w:left="1296" w:hanging="1296"/>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1 (критический)</w:t>
            </w:r>
          </w:p>
        </w:tc>
        <w:tc>
          <w:tcPr>
            <w:tcBorders>
              <w:top w:color="000000" w:space="0" w:sz="0" w:val="nil"/>
              <w:left w:color="000000" w:space="0" w:sz="0" w:val="nil"/>
              <w:bottom w:color="000000" w:space="0" w:sz="8" w:val="single"/>
              <w:right w:color="000000" w:space="0" w:sz="8" w:val="single"/>
            </w:tcBorders>
            <w:tcMar>
              <w:top w:w="0.0" w:type="dxa"/>
              <w:left w:w="108.0" w:type="dxa"/>
              <w:bottom w:w="0.0" w:type="dxa"/>
              <w:right w:w="108.0" w:type="dxa"/>
            </w:tcMar>
          </w:tcPr>
          <w:p w:rsidR="00000000" w:rsidDel="00000000" w:rsidP="00000000" w:rsidRDefault="00000000" w:rsidRPr="00000000" w14:paraId="0000039E">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Данный приоритет применяется только для инцидентов, возникающих на промышленной среде (Prod-контур).</w:t>
            </w:r>
          </w:p>
          <w:p w:rsidR="00000000" w:rsidDel="00000000" w:rsidP="00000000" w:rsidRDefault="00000000" w:rsidRPr="00000000" w14:paraId="0000039F">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Описание:</w:t>
            </w:r>
          </w:p>
          <w:p w:rsidR="00000000" w:rsidDel="00000000" w:rsidP="00000000" w:rsidRDefault="00000000" w:rsidRPr="00000000" w14:paraId="000003A0">
            <w:pPr>
              <w:pageBreakBefore w:val="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rtl w:val="0"/>
              </w:rPr>
              <w:t xml:space="preserve">Одна из основных бизнес-операций Системы остановлена (невозможно обслужить клиента, выполнить регуляторно предписываемые операции и т.п.). Альтернативные (ручные и другие) способы продолжать работу отсутствуют либо имеют достаточно высокую трудоемкость. Требуется немедленная реакция.</w:t>
            </w:r>
            <w:r w:rsidDel="00000000" w:rsidR="00000000" w:rsidRPr="00000000">
              <w:rPr>
                <w:rtl w:val="0"/>
              </w:rPr>
            </w:r>
          </w:p>
          <w:p w:rsidR="00000000" w:rsidDel="00000000" w:rsidP="00000000" w:rsidRDefault="00000000" w:rsidRPr="00000000" w14:paraId="000003A1">
            <w:pPr>
              <w:pageBreakBefore w:val="0"/>
              <w:ind w:left="1296" w:hanging="1296"/>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Выполняется одно из следующих условий:</w:t>
            </w:r>
          </w:p>
          <w:p w:rsidR="00000000" w:rsidDel="00000000" w:rsidP="00000000" w:rsidRDefault="00000000" w:rsidRPr="00000000" w14:paraId="000003A2">
            <w:pPr>
              <w:pageBreakBefore w:val="0"/>
              <w:numPr>
                <w:ilvl w:val="0"/>
                <w:numId w:val="30"/>
              </w:numPr>
              <w:spacing w:after="0" w:line="252.00000000000003" w:lineRule="auto"/>
              <w:ind w:left="720" w:hanging="360"/>
              <w:rPr>
                <w:color w:val="000000"/>
              </w:rPr>
            </w:pPr>
            <w:r w:rsidDel="00000000" w:rsidR="00000000" w:rsidRPr="00000000">
              <w:rPr>
                <w:rFonts w:ascii="Times New Roman" w:cs="Times New Roman" w:eastAsia="Times New Roman" w:hAnsi="Times New Roman"/>
                <w:color w:val="000000"/>
                <w:rtl w:val="0"/>
              </w:rPr>
              <w:t xml:space="preserve">Система полностью неработоспособна;</w:t>
            </w:r>
          </w:p>
          <w:p w:rsidR="00000000" w:rsidDel="00000000" w:rsidP="00000000" w:rsidRDefault="00000000" w:rsidRPr="00000000" w14:paraId="000003A3">
            <w:pPr>
              <w:pageBreakBefore w:val="0"/>
              <w:numPr>
                <w:ilvl w:val="0"/>
                <w:numId w:val="30"/>
              </w:numPr>
              <w:spacing w:after="0" w:line="252.00000000000003" w:lineRule="auto"/>
              <w:ind w:left="720" w:hanging="360"/>
              <w:rPr>
                <w:color w:val="000000"/>
              </w:rPr>
            </w:pPr>
            <w:r w:rsidDel="00000000" w:rsidR="00000000" w:rsidRPr="00000000">
              <w:rPr>
                <w:rFonts w:ascii="Times New Roman" w:cs="Times New Roman" w:eastAsia="Times New Roman" w:hAnsi="Times New Roman"/>
                <w:color w:val="000000"/>
                <w:rtl w:val="0"/>
              </w:rPr>
              <w:t xml:space="preserve">Не отрабатывают регламентные кампании/сценарии;</w:t>
            </w:r>
          </w:p>
          <w:p w:rsidR="00000000" w:rsidDel="00000000" w:rsidP="00000000" w:rsidRDefault="00000000" w:rsidRPr="00000000" w14:paraId="000003A4">
            <w:pPr>
              <w:pageBreakBefore w:val="0"/>
              <w:numPr>
                <w:ilvl w:val="0"/>
                <w:numId w:val="30"/>
              </w:numPr>
              <w:spacing w:after="0" w:line="252.00000000000003" w:lineRule="auto"/>
              <w:ind w:left="720" w:hanging="360"/>
              <w:rPr>
                <w:color w:val="000000"/>
              </w:rPr>
            </w:pPr>
            <w:r w:rsidDel="00000000" w:rsidR="00000000" w:rsidRPr="00000000">
              <w:rPr>
                <w:rFonts w:ascii="Times New Roman" w:cs="Times New Roman" w:eastAsia="Times New Roman" w:hAnsi="Times New Roman"/>
                <w:color w:val="000000"/>
                <w:rtl w:val="0"/>
              </w:rPr>
              <w:t xml:space="preserve">Невозможно выполнить ручной запуск всех кампаний/сценариев (или большей части кампаний/сценариев, или критических для бизнес-пользователей кампаний/сценариев);</w:t>
            </w:r>
          </w:p>
          <w:p w:rsidR="00000000" w:rsidDel="00000000" w:rsidP="00000000" w:rsidRDefault="00000000" w:rsidRPr="00000000" w14:paraId="000003A5">
            <w:pPr>
              <w:pageBreakBefore w:val="0"/>
              <w:numPr>
                <w:ilvl w:val="0"/>
                <w:numId w:val="30"/>
              </w:numPr>
              <w:spacing w:after="160" w:line="252.00000000000003" w:lineRule="auto"/>
              <w:ind w:left="720" w:hanging="360"/>
              <w:rPr>
                <w:color w:val="000000"/>
              </w:rPr>
            </w:pPr>
            <w:r w:rsidDel="00000000" w:rsidR="00000000" w:rsidRPr="00000000">
              <w:rPr>
                <w:rFonts w:ascii="Times New Roman" w:cs="Times New Roman" w:eastAsia="Times New Roman" w:hAnsi="Times New Roman"/>
                <w:color w:val="000000"/>
                <w:rtl w:val="0"/>
              </w:rPr>
              <w:t xml:space="preserve">Критическое замедление работы всех кампаний/сценариев (время работы кампаний/сценариев на 50% и более превышает обычное время работы)</w:t>
            </w:r>
          </w:p>
        </w:tc>
      </w:tr>
      <w:tr>
        <w:trPr>
          <w:cantSplit w:val="0"/>
          <w:trHeight w:val="462" w:hRule="atLeast"/>
          <w:tblHeader w:val="0"/>
        </w:trPr>
        <w:tc>
          <w:tcPr>
            <w:tcBorders>
              <w:top w:color="000000" w:space="0" w:sz="0" w:val="nil"/>
              <w:left w:color="000000" w:space="0" w:sz="8" w:val="single"/>
              <w:bottom w:color="000000" w:space="0" w:sz="8" w:val="single"/>
              <w:right w:color="000000" w:space="0" w:sz="8" w:val="single"/>
            </w:tcBorders>
            <w:tcMar>
              <w:top w:w="0.0" w:type="dxa"/>
              <w:left w:w="108.0" w:type="dxa"/>
              <w:bottom w:w="0.0" w:type="dxa"/>
              <w:right w:w="108.0" w:type="dxa"/>
            </w:tcMar>
          </w:tcPr>
          <w:p w:rsidR="00000000" w:rsidDel="00000000" w:rsidP="00000000" w:rsidRDefault="00000000" w:rsidRPr="00000000" w14:paraId="000003A6">
            <w:pPr>
              <w:pageBreakBefore w:val="0"/>
              <w:ind w:left="1296" w:hanging="1296"/>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2 (высокий)</w:t>
            </w:r>
          </w:p>
        </w:tc>
        <w:tc>
          <w:tcPr>
            <w:tcBorders>
              <w:top w:color="000000" w:space="0" w:sz="0" w:val="nil"/>
              <w:left w:color="000000" w:space="0" w:sz="0" w:val="nil"/>
              <w:bottom w:color="000000" w:space="0" w:sz="8" w:val="single"/>
              <w:right w:color="000000" w:space="0" w:sz="8" w:val="single"/>
            </w:tcBorders>
            <w:tcMar>
              <w:top w:w="0.0" w:type="dxa"/>
              <w:left w:w="108.0" w:type="dxa"/>
              <w:bottom w:w="0.0" w:type="dxa"/>
              <w:right w:w="108.0" w:type="dxa"/>
            </w:tcMar>
          </w:tcPr>
          <w:p w:rsidR="00000000" w:rsidDel="00000000" w:rsidP="00000000" w:rsidRDefault="00000000" w:rsidRPr="00000000" w14:paraId="000003A7">
            <w:pPr>
              <w:pageBreakBefore w:val="0"/>
              <w:ind w:left="1296" w:hanging="1296"/>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Описание:</w:t>
            </w:r>
          </w:p>
          <w:p w:rsidR="00000000" w:rsidDel="00000000" w:rsidP="00000000" w:rsidRDefault="00000000" w:rsidRPr="00000000" w14:paraId="000003A8">
            <w:pPr>
              <w:pageBreakBefore w:val="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Остановлена одна из основных бизнес-операций Системы (невозможно обслужить клиента выполнить регуляторно предписываемые операции и т.п.). Существуют приемлемые альтернативные (ручные и другие) способы продолжать работу.</w:t>
            </w:r>
          </w:p>
          <w:p w:rsidR="00000000" w:rsidDel="00000000" w:rsidP="00000000" w:rsidRDefault="00000000" w:rsidRPr="00000000" w14:paraId="000003A9">
            <w:pPr>
              <w:pageBreakBefore w:val="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ИЛИ</w:t>
            </w:r>
          </w:p>
          <w:p w:rsidR="00000000" w:rsidDel="00000000" w:rsidP="00000000" w:rsidRDefault="00000000" w:rsidRPr="00000000" w14:paraId="000003AA">
            <w:pPr>
              <w:pageBreakBefore w:val="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Остановлена одна из второстепенных бизнес-операций. Альтернативные (ручные и другие) способы продолжать работу отсутствуют либо имеют достаточно высокую трудоемкость.</w:t>
            </w:r>
          </w:p>
          <w:p w:rsidR="00000000" w:rsidDel="00000000" w:rsidP="00000000" w:rsidRDefault="00000000" w:rsidRPr="00000000" w14:paraId="000003AB">
            <w:pPr>
              <w:pageBreakBefore w:val="0"/>
              <w:ind w:left="1296" w:hanging="1296"/>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Для контура Prod:</w:t>
            </w:r>
          </w:p>
          <w:p w:rsidR="00000000" w:rsidDel="00000000" w:rsidP="00000000" w:rsidRDefault="00000000" w:rsidRPr="00000000" w14:paraId="000003AC">
            <w:pPr>
              <w:pageBreakBefore w:val="0"/>
              <w:numPr>
                <w:ilvl w:val="0"/>
                <w:numId w:val="31"/>
              </w:numPr>
              <w:spacing w:after="0" w:line="252.00000000000003" w:lineRule="auto"/>
              <w:ind w:left="720" w:hanging="360"/>
              <w:rPr>
                <w:color w:val="000000"/>
              </w:rPr>
            </w:pPr>
            <w:r w:rsidDel="00000000" w:rsidR="00000000" w:rsidRPr="00000000">
              <w:rPr>
                <w:rFonts w:ascii="Times New Roman" w:cs="Times New Roman" w:eastAsia="Times New Roman" w:hAnsi="Times New Roman"/>
                <w:color w:val="000000"/>
                <w:rtl w:val="0"/>
              </w:rPr>
              <w:t xml:space="preserve">Невозможно выполнить запуск отдельной кампании/сценария;</w:t>
            </w:r>
          </w:p>
          <w:p w:rsidR="00000000" w:rsidDel="00000000" w:rsidP="00000000" w:rsidRDefault="00000000" w:rsidRPr="00000000" w14:paraId="000003AD">
            <w:pPr>
              <w:pageBreakBefore w:val="0"/>
              <w:numPr>
                <w:ilvl w:val="0"/>
                <w:numId w:val="31"/>
              </w:numPr>
              <w:spacing w:after="0" w:line="252.00000000000003" w:lineRule="auto"/>
              <w:ind w:left="720" w:hanging="360"/>
              <w:rPr>
                <w:color w:val="000000"/>
              </w:rPr>
            </w:pPr>
            <w:r w:rsidDel="00000000" w:rsidR="00000000" w:rsidRPr="00000000">
              <w:rPr>
                <w:rFonts w:ascii="Times New Roman" w:cs="Times New Roman" w:eastAsia="Times New Roman" w:hAnsi="Times New Roman"/>
                <w:color w:val="000000"/>
                <w:rtl w:val="0"/>
              </w:rPr>
              <w:t xml:space="preserve">Отдельные кампании/сценарии не отрабатывают (падают с ошибкой);</w:t>
            </w:r>
          </w:p>
          <w:p w:rsidR="00000000" w:rsidDel="00000000" w:rsidP="00000000" w:rsidRDefault="00000000" w:rsidRPr="00000000" w14:paraId="000003AE">
            <w:pPr>
              <w:pageBreakBefore w:val="0"/>
              <w:numPr>
                <w:ilvl w:val="0"/>
                <w:numId w:val="31"/>
              </w:numPr>
              <w:spacing w:after="0" w:line="252.00000000000003" w:lineRule="auto"/>
              <w:ind w:left="720" w:hanging="360"/>
              <w:rPr>
                <w:color w:val="000000"/>
              </w:rPr>
            </w:pPr>
            <w:r w:rsidDel="00000000" w:rsidR="00000000" w:rsidRPr="00000000">
              <w:rPr>
                <w:rFonts w:ascii="Times New Roman" w:cs="Times New Roman" w:eastAsia="Times New Roman" w:hAnsi="Times New Roman"/>
                <w:color w:val="000000"/>
                <w:rtl w:val="0"/>
              </w:rPr>
              <w:t xml:space="preserve">Критическое замедление работы отдельных кампаний/сценариев (время работы кампании/сценария на 50% и более превышает обычное время работы);</w:t>
            </w:r>
          </w:p>
          <w:p w:rsidR="00000000" w:rsidDel="00000000" w:rsidP="00000000" w:rsidRDefault="00000000" w:rsidRPr="00000000" w14:paraId="000003AF">
            <w:pPr>
              <w:pageBreakBefore w:val="0"/>
              <w:numPr>
                <w:ilvl w:val="0"/>
                <w:numId w:val="31"/>
              </w:numPr>
              <w:spacing w:after="0" w:line="252.00000000000003" w:lineRule="auto"/>
              <w:ind w:left="720" w:hanging="360"/>
              <w:rPr>
                <w:color w:val="000000"/>
              </w:rPr>
            </w:pPr>
            <w:r w:rsidDel="00000000" w:rsidR="00000000" w:rsidRPr="00000000">
              <w:rPr>
                <w:rFonts w:ascii="Times New Roman" w:cs="Times New Roman" w:eastAsia="Times New Roman" w:hAnsi="Times New Roman"/>
                <w:color w:val="000000"/>
                <w:rtl w:val="0"/>
              </w:rPr>
              <w:t xml:space="preserve">Отдельные регламентные кампании не отрабатывают (регламентная кампания падает с ошибкой);</w:t>
            </w:r>
          </w:p>
          <w:p w:rsidR="00000000" w:rsidDel="00000000" w:rsidP="00000000" w:rsidRDefault="00000000" w:rsidRPr="00000000" w14:paraId="000003B0">
            <w:pPr>
              <w:pageBreakBefore w:val="0"/>
              <w:ind w:left="1296" w:hanging="1296"/>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Для прочих контуров:</w:t>
            </w:r>
          </w:p>
          <w:p w:rsidR="00000000" w:rsidDel="00000000" w:rsidP="00000000" w:rsidRDefault="00000000" w:rsidRPr="00000000" w14:paraId="000003B1">
            <w:pPr>
              <w:pageBreakBefore w:val="0"/>
              <w:numPr>
                <w:ilvl w:val="0"/>
                <w:numId w:val="31"/>
              </w:numPr>
              <w:spacing w:after="0" w:line="252.00000000000003" w:lineRule="auto"/>
              <w:ind w:left="720" w:hanging="360"/>
              <w:rPr>
                <w:color w:val="000000"/>
              </w:rPr>
            </w:pPr>
            <w:r w:rsidDel="00000000" w:rsidR="00000000" w:rsidRPr="00000000">
              <w:rPr>
                <w:rFonts w:ascii="Times New Roman" w:cs="Times New Roman" w:eastAsia="Times New Roman" w:hAnsi="Times New Roman"/>
                <w:color w:val="000000"/>
                <w:rtl w:val="0"/>
              </w:rPr>
              <w:t xml:space="preserve">Контур полностью неработоспособен (пользователь не может выполнить вход в приложение);</w:t>
            </w:r>
          </w:p>
          <w:p w:rsidR="00000000" w:rsidDel="00000000" w:rsidP="00000000" w:rsidRDefault="00000000" w:rsidRPr="00000000" w14:paraId="000003B2">
            <w:pPr>
              <w:pageBreakBefore w:val="0"/>
              <w:numPr>
                <w:ilvl w:val="0"/>
                <w:numId w:val="31"/>
              </w:numPr>
              <w:spacing w:after="0" w:line="252.00000000000003" w:lineRule="auto"/>
              <w:ind w:left="720" w:hanging="360"/>
              <w:rPr>
                <w:color w:val="000000"/>
              </w:rPr>
            </w:pPr>
            <w:r w:rsidDel="00000000" w:rsidR="00000000" w:rsidRPr="00000000">
              <w:rPr>
                <w:rFonts w:ascii="Times New Roman" w:cs="Times New Roman" w:eastAsia="Times New Roman" w:hAnsi="Times New Roman"/>
                <w:color w:val="000000"/>
                <w:rtl w:val="0"/>
              </w:rPr>
              <w:t xml:space="preserve">Невозможно выполнить ручной запуск всех кампаний/сценариев;</w:t>
            </w:r>
          </w:p>
          <w:p w:rsidR="00000000" w:rsidDel="00000000" w:rsidP="00000000" w:rsidRDefault="00000000" w:rsidRPr="00000000" w14:paraId="000003B3">
            <w:pPr>
              <w:pageBreakBefore w:val="0"/>
              <w:numPr>
                <w:ilvl w:val="0"/>
                <w:numId w:val="31"/>
              </w:numPr>
              <w:spacing w:after="160" w:line="252.00000000000003" w:lineRule="auto"/>
              <w:ind w:left="720" w:hanging="360"/>
              <w:rPr>
                <w:color w:val="000000"/>
              </w:rPr>
            </w:pPr>
            <w:r w:rsidDel="00000000" w:rsidR="00000000" w:rsidRPr="00000000">
              <w:rPr>
                <w:rFonts w:ascii="Times New Roman" w:cs="Times New Roman" w:eastAsia="Times New Roman" w:hAnsi="Times New Roman"/>
                <w:color w:val="000000"/>
                <w:rtl w:val="0"/>
              </w:rPr>
              <w:t xml:space="preserve">Критическое замедление работы всех кампаний/сценариев (время работы кампаний/сценариев на 50% и более превышает обычное время работы)</w:t>
            </w:r>
          </w:p>
        </w:tc>
      </w:tr>
      <w:tr>
        <w:trPr>
          <w:cantSplit w:val="0"/>
          <w:trHeight w:val="1050" w:hRule="atLeast"/>
          <w:tblHeader w:val="0"/>
        </w:trPr>
        <w:tc>
          <w:tcPr>
            <w:tcBorders>
              <w:top w:color="000000" w:space="0" w:sz="0" w:val="nil"/>
              <w:left w:color="000000" w:space="0" w:sz="8" w:val="single"/>
              <w:bottom w:color="000000" w:space="0" w:sz="8" w:val="single"/>
              <w:right w:color="000000" w:space="0" w:sz="8" w:val="single"/>
            </w:tcBorders>
            <w:tcMar>
              <w:top w:w="0.0" w:type="dxa"/>
              <w:left w:w="108.0" w:type="dxa"/>
              <w:bottom w:w="0.0" w:type="dxa"/>
              <w:right w:w="108.0" w:type="dxa"/>
            </w:tcMar>
          </w:tcPr>
          <w:p w:rsidR="00000000" w:rsidDel="00000000" w:rsidP="00000000" w:rsidRDefault="00000000" w:rsidRPr="00000000" w14:paraId="000003B4">
            <w:pPr>
              <w:pageBreakBefore w:val="0"/>
              <w:ind w:left="1296" w:hanging="1296"/>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3 (средний)</w:t>
            </w:r>
          </w:p>
        </w:tc>
        <w:tc>
          <w:tcPr>
            <w:tcBorders>
              <w:top w:color="000000" w:space="0" w:sz="0" w:val="nil"/>
              <w:left w:color="000000" w:space="0" w:sz="0" w:val="nil"/>
              <w:bottom w:color="000000" w:space="0" w:sz="8" w:val="single"/>
              <w:right w:color="000000" w:space="0" w:sz="8" w:val="single"/>
            </w:tcBorders>
            <w:tcMar>
              <w:top w:w="0.0" w:type="dxa"/>
              <w:left w:w="108.0" w:type="dxa"/>
              <w:bottom w:w="0.0" w:type="dxa"/>
              <w:right w:w="108.0" w:type="dxa"/>
            </w:tcMar>
          </w:tcPr>
          <w:p w:rsidR="00000000" w:rsidDel="00000000" w:rsidP="00000000" w:rsidRDefault="00000000" w:rsidRPr="00000000" w14:paraId="000003B5">
            <w:pPr>
              <w:pageBreakBefore w:val="0"/>
              <w:ind w:left="1296" w:hanging="1296"/>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Описание:</w:t>
            </w:r>
          </w:p>
          <w:p w:rsidR="00000000" w:rsidDel="00000000" w:rsidP="00000000" w:rsidRDefault="00000000" w:rsidRPr="00000000" w14:paraId="000003B6">
            <w:pPr>
              <w:pageBreakBefore w:val="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rtl w:val="0"/>
              </w:rPr>
              <w:t xml:space="preserve">Проблема привела к сокращению функциональности, но существенные функции приложения остаются доступными.</w:t>
            </w:r>
            <w:r w:rsidDel="00000000" w:rsidR="00000000" w:rsidRPr="00000000">
              <w:rPr>
                <w:rtl w:val="0"/>
              </w:rPr>
            </w:r>
          </w:p>
          <w:p w:rsidR="00000000" w:rsidDel="00000000" w:rsidP="00000000" w:rsidRDefault="00000000" w:rsidRPr="00000000" w14:paraId="000003B7">
            <w:pPr>
              <w:pageBreakBefore w:val="0"/>
              <w:ind w:left="1296" w:hanging="1296"/>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Для контура Prod:</w:t>
            </w:r>
          </w:p>
          <w:p w:rsidR="00000000" w:rsidDel="00000000" w:rsidP="00000000" w:rsidRDefault="00000000" w:rsidRPr="00000000" w14:paraId="000003B8">
            <w:pPr>
              <w:pageBreakBefore w:val="0"/>
              <w:numPr>
                <w:ilvl w:val="0"/>
                <w:numId w:val="31"/>
              </w:numPr>
              <w:spacing w:after="0" w:line="252.00000000000003" w:lineRule="auto"/>
              <w:ind w:left="720" w:hanging="360"/>
              <w:rPr>
                <w:color w:val="000000"/>
              </w:rPr>
            </w:pPr>
            <w:r w:rsidDel="00000000" w:rsidR="00000000" w:rsidRPr="00000000">
              <w:rPr>
                <w:rFonts w:ascii="Times New Roman" w:cs="Times New Roman" w:eastAsia="Times New Roman" w:hAnsi="Times New Roman"/>
                <w:color w:val="000000"/>
                <w:rtl w:val="0"/>
              </w:rPr>
              <w:t xml:space="preserve">Некритичное замедление работы отдельных кампаний/сценариев (время работы кампании/сценария менее чем на 50% превышает обычное время работы);</w:t>
            </w:r>
          </w:p>
          <w:p w:rsidR="00000000" w:rsidDel="00000000" w:rsidP="00000000" w:rsidRDefault="00000000" w:rsidRPr="00000000" w14:paraId="000003B9">
            <w:pPr>
              <w:pageBreakBefore w:val="0"/>
              <w:numPr>
                <w:ilvl w:val="0"/>
                <w:numId w:val="31"/>
              </w:numPr>
              <w:spacing w:after="0" w:line="252.00000000000003" w:lineRule="auto"/>
              <w:ind w:left="720" w:hanging="360"/>
              <w:rPr>
                <w:color w:val="000000"/>
              </w:rPr>
            </w:pPr>
            <w:r w:rsidDel="00000000" w:rsidR="00000000" w:rsidRPr="00000000">
              <w:rPr>
                <w:rFonts w:ascii="Times New Roman" w:cs="Times New Roman" w:eastAsia="Times New Roman" w:hAnsi="Times New Roman"/>
                <w:color w:val="000000"/>
                <w:rtl w:val="0"/>
              </w:rPr>
              <w:t xml:space="preserve">Недоступны отдельные функции, для которых существуют альтернативные способы реализации;</w:t>
            </w:r>
          </w:p>
          <w:p w:rsidR="00000000" w:rsidDel="00000000" w:rsidP="00000000" w:rsidRDefault="00000000" w:rsidRPr="00000000" w14:paraId="000003BA">
            <w:pPr>
              <w:pageBreakBefore w:val="0"/>
              <w:numPr>
                <w:ilvl w:val="0"/>
                <w:numId w:val="31"/>
              </w:numPr>
              <w:spacing w:after="0" w:line="252.00000000000003" w:lineRule="auto"/>
              <w:ind w:left="720" w:hanging="360"/>
              <w:rPr>
                <w:color w:val="000000"/>
              </w:rPr>
            </w:pPr>
            <w:r w:rsidDel="00000000" w:rsidR="00000000" w:rsidRPr="00000000">
              <w:rPr>
                <w:rFonts w:ascii="Times New Roman" w:cs="Times New Roman" w:eastAsia="Times New Roman" w:hAnsi="Times New Roman"/>
                <w:color w:val="000000"/>
                <w:rtl w:val="0"/>
              </w:rPr>
              <w:t xml:space="preserve">Наблюдаются ошибки, неудобства или замедления в работе, не блокирующие работу пользователей</w:t>
            </w:r>
          </w:p>
          <w:p w:rsidR="00000000" w:rsidDel="00000000" w:rsidP="00000000" w:rsidRDefault="00000000" w:rsidRPr="00000000" w14:paraId="000003BB">
            <w:pPr>
              <w:pageBreakBefore w:val="0"/>
              <w:ind w:left="1296" w:hanging="1296"/>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Для прочих контуров: </w:t>
            </w:r>
          </w:p>
          <w:p w:rsidR="00000000" w:rsidDel="00000000" w:rsidP="00000000" w:rsidRDefault="00000000" w:rsidRPr="00000000" w14:paraId="000003BC">
            <w:pPr>
              <w:pageBreakBefore w:val="0"/>
              <w:numPr>
                <w:ilvl w:val="0"/>
                <w:numId w:val="31"/>
              </w:numPr>
              <w:spacing w:after="0" w:line="252.00000000000003" w:lineRule="auto"/>
              <w:ind w:left="720" w:hanging="360"/>
              <w:rPr>
                <w:color w:val="000000"/>
              </w:rPr>
            </w:pPr>
            <w:r w:rsidDel="00000000" w:rsidR="00000000" w:rsidRPr="00000000">
              <w:rPr>
                <w:rFonts w:ascii="Times New Roman" w:cs="Times New Roman" w:eastAsia="Times New Roman" w:hAnsi="Times New Roman"/>
                <w:color w:val="000000"/>
                <w:rtl w:val="0"/>
              </w:rPr>
              <w:t xml:space="preserve">Невозможно выполнить запуск отдельной кампании/сценария;</w:t>
            </w:r>
          </w:p>
          <w:p w:rsidR="00000000" w:rsidDel="00000000" w:rsidP="00000000" w:rsidRDefault="00000000" w:rsidRPr="00000000" w14:paraId="000003BD">
            <w:pPr>
              <w:pageBreakBefore w:val="0"/>
              <w:numPr>
                <w:ilvl w:val="0"/>
                <w:numId w:val="31"/>
              </w:numPr>
              <w:spacing w:after="0" w:line="252.00000000000003" w:lineRule="auto"/>
              <w:ind w:left="720" w:hanging="360"/>
              <w:rPr>
                <w:color w:val="000000"/>
              </w:rPr>
            </w:pPr>
            <w:r w:rsidDel="00000000" w:rsidR="00000000" w:rsidRPr="00000000">
              <w:rPr>
                <w:rFonts w:ascii="Times New Roman" w:cs="Times New Roman" w:eastAsia="Times New Roman" w:hAnsi="Times New Roman"/>
                <w:color w:val="000000"/>
                <w:rtl w:val="0"/>
              </w:rPr>
              <w:t xml:space="preserve">Отдельные кампании/сценарии не отрабатывают (падают с ошибкой);</w:t>
            </w:r>
          </w:p>
          <w:p w:rsidR="00000000" w:rsidDel="00000000" w:rsidP="00000000" w:rsidRDefault="00000000" w:rsidRPr="00000000" w14:paraId="000003BE">
            <w:pPr>
              <w:pageBreakBefore w:val="0"/>
              <w:numPr>
                <w:ilvl w:val="0"/>
                <w:numId w:val="31"/>
              </w:numPr>
              <w:spacing w:after="0" w:line="252.00000000000003" w:lineRule="auto"/>
              <w:ind w:left="720" w:hanging="360"/>
              <w:rPr>
                <w:color w:val="000000"/>
              </w:rPr>
            </w:pPr>
            <w:r w:rsidDel="00000000" w:rsidR="00000000" w:rsidRPr="00000000">
              <w:rPr>
                <w:rFonts w:ascii="Times New Roman" w:cs="Times New Roman" w:eastAsia="Times New Roman" w:hAnsi="Times New Roman"/>
                <w:color w:val="000000"/>
                <w:rtl w:val="0"/>
              </w:rPr>
              <w:t xml:space="preserve">Критическое замедление работы отдельных кампаний/сценариев (время работы кампании/сценария на 50% и более превышает обычное время работы);</w:t>
            </w:r>
          </w:p>
          <w:p w:rsidR="00000000" w:rsidDel="00000000" w:rsidP="00000000" w:rsidRDefault="00000000" w:rsidRPr="00000000" w14:paraId="000003BF">
            <w:pPr>
              <w:pageBreakBefore w:val="0"/>
              <w:numPr>
                <w:ilvl w:val="0"/>
                <w:numId w:val="31"/>
              </w:numPr>
              <w:spacing w:after="160" w:line="252.00000000000003" w:lineRule="auto"/>
              <w:ind w:left="720" w:hanging="360"/>
              <w:rPr>
                <w:color w:val="000000"/>
              </w:rPr>
            </w:pPr>
            <w:r w:rsidDel="00000000" w:rsidR="00000000" w:rsidRPr="00000000">
              <w:rPr>
                <w:rFonts w:ascii="Times New Roman" w:cs="Times New Roman" w:eastAsia="Times New Roman" w:hAnsi="Times New Roman"/>
                <w:color w:val="000000"/>
                <w:rtl w:val="0"/>
              </w:rPr>
              <w:t xml:space="preserve">Отдельные регламентные кампании не отрабатывают (регламентная кампания падает с ошибкой);</w:t>
            </w:r>
          </w:p>
        </w:tc>
      </w:tr>
      <w:tr>
        <w:trPr>
          <w:cantSplit w:val="0"/>
          <w:trHeight w:val="1170" w:hRule="atLeast"/>
          <w:tblHeader w:val="0"/>
        </w:trPr>
        <w:tc>
          <w:tcPr>
            <w:tcBorders>
              <w:top w:color="000000" w:space="0" w:sz="0" w:val="nil"/>
              <w:left w:color="000000" w:space="0" w:sz="8" w:val="single"/>
              <w:bottom w:color="000000" w:space="0" w:sz="8" w:val="single"/>
              <w:right w:color="000000" w:space="0" w:sz="8" w:val="single"/>
            </w:tcBorders>
            <w:tcMar>
              <w:top w:w="0.0" w:type="dxa"/>
              <w:left w:w="108.0" w:type="dxa"/>
              <w:bottom w:w="0.0" w:type="dxa"/>
              <w:right w:w="108.0" w:type="dxa"/>
            </w:tcMar>
          </w:tcPr>
          <w:p w:rsidR="00000000" w:rsidDel="00000000" w:rsidP="00000000" w:rsidRDefault="00000000" w:rsidRPr="00000000" w14:paraId="000003C0">
            <w:pPr>
              <w:pageBreakBefore w:val="0"/>
              <w:ind w:left="1296" w:hanging="1296"/>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4 (низкий)</w:t>
            </w:r>
          </w:p>
        </w:tc>
        <w:tc>
          <w:tcPr>
            <w:tcBorders>
              <w:top w:color="000000" w:space="0" w:sz="0" w:val="nil"/>
              <w:left w:color="000000" w:space="0" w:sz="0" w:val="nil"/>
              <w:bottom w:color="000000" w:space="0" w:sz="8" w:val="single"/>
              <w:right w:color="000000" w:space="0" w:sz="8" w:val="single"/>
            </w:tcBorders>
            <w:tcMar>
              <w:top w:w="0.0" w:type="dxa"/>
              <w:left w:w="108.0" w:type="dxa"/>
              <w:bottom w:w="0.0" w:type="dxa"/>
              <w:right w:w="108.0" w:type="dxa"/>
            </w:tcMar>
          </w:tcPr>
          <w:p w:rsidR="00000000" w:rsidDel="00000000" w:rsidP="00000000" w:rsidRDefault="00000000" w:rsidRPr="00000000" w14:paraId="000003C1">
            <w:pPr>
              <w:pageBreakBefore w:val="0"/>
              <w:ind w:left="1296" w:hanging="1296"/>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Описание:</w:t>
            </w:r>
          </w:p>
          <w:p w:rsidR="00000000" w:rsidDel="00000000" w:rsidP="00000000" w:rsidRDefault="00000000" w:rsidRPr="00000000" w14:paraId="000003C2">
            <w:pPr>
              <w:pageBreakBefore w:val="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rtl w:val="0"/>
              </w:rPr>
              <w:t xml:space="preserve">Проблема не привела к сокращению основной функциональности. Планируемый или информационный запрос.</w:t>
            </w:r>
            <w:r w:rsidDel="00000000" w:rsidR="00000000" w:rsidRPr="00000000">
              <w:rPr>
                <w:rtl w:val="0"/>
              </w:rPr>
            </w:r>
          </w:p>
          <w:p w:rsidR="00000000" w:rsidDel="00000000" w:rsidP="00000000" w:rsidRDefault="00000000" w:rsidRPr="00000000" w14:paraId="000003C3">
            <w:pPr>
              <w:pageBreakBefore w:val="0"/>
              <w:ind w:left="1296" w:hanging="1296"/>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Для контура Prod:</w:t>
            </w:r>
          </w:p>
          <w:p w:rsidR="00000000" w:rsidDel="00000000" w:rsidP="00000000" w:rsidRDefault="00000000" w:rsidRPr="00000000" w14:paraId="000003C4">
            <w:pPr>
              <w:pageBreakBefore w:val="0"/>
              <w:numPr>
                <w:ilvl w:val="0"/>
                <w:numId w:val="32"/>
              </w:numPr>
              <w:spacing w:after="0" w:line="252.00000000000003" w:lineRule="auto"/>
              <w:ind w:left="720" w:hanging="360"/>
              <w:rPr>
                <w:color w:val="000000"/>
              </w:rPr>
            </w:pPr>
            <w:r w:rsidDel="00000000" w:rsidR="00000000" w:rsidRPr="00000000">
              <w:rPr>
                <w:rFonts w:ascii="Times New Roman" w:cs="Times New Roman" w:eastAsia="Times New Roman" w:hAnsi="Times New Roman"/>
                <w:color w:val="000000"/>
                <w:rtl w:val="0"/>
              </w:rPr>
              <w:t xml:space="preserve">Выявлены недостатки документации;</w:t>
            </w:r>
          </w:p>
          <w:p w:rsidR="00000000" w:rsidDel="00000000" w:rsidP="00000000" w:rsidRDefault="00000000" w:rsidRPr="00000000" w14:paraId="000003C5">
            <w:pPr>
              <w:pageBreakBefore w:val="0"/>
              <w:numPr>
                <w:ilvl w:val="0"/>
                <w:numId w:val="32"/>
              </w:numPr>
              <w:spacing w:after="0" w:line="252.00000000000003" w:lineRule="auto"/>
              <w:ind w:left="720" w:hanging="360"/>
              <w:rPr>
                <w:color w:val="000000"/>
              </w:rPr>
            </w:pPr>
            <w:r w:rsidDel="00000000" w:rsidR="00000000" w:rsidRPr="00000000">
              <w:rPr>
                <w:rFonts w:ascii="Times New Roman" w:cs="Times New Roman" w:eastAsia="Times New Roman" w:hAnsi="Times New Roman"/>
                <w:color w:val="000000"/>
                <w:rtl w:val="0"/>
              </w:rPr>
              <w:t xml:space="preserve">Наблюдаются проблемы связанные со средствами администрирования, диагностики и мониторинга;</w:t>
            </w:r>
          </w:p>
          <w:p w:rsidR="00000000" w:rsidDel="00000000" w:rsidP="00000000" w:rsidRDefault="00000000" w:rsidRPr="00000000" w14:paraId="000003C6">
            <w:pPr>
              <w:pageBreakBefore w:val="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Для прочих контуров: </w:t>
            </w:r>
          </w:p>
          <w:p w:rsidR="00000000" w:rsidDel="00000000" w:rsidP="00000000" w:rsidRDefault="00000000" w:rsidRPr="00000000" w14:paraId="000003C7">
            <w:pPr>
              <w:pageBreakBefore w:val="0"/>
              <w:numPr>
                <w:ilvl w:val="0"/>
                <w:numId w:val="31"/>
              </w:numPr>
              <w:spacing w:after="0" w:line="252.00000000000003" w:lineRule="auto"/>
              <w:ind w:left="720" w:hanging="360"/>
              <w:rPr>
                <w:color w:val="000000"/>
              </w:rPr>
            </w:pPr>
            <w:r w:rsidDel="00000000" w:rsidR="00000000" w:rsidRPr="00000000">
              <w:rPr>
                <w:rFonts w:ascii="Times New Roman" w:cs="Times New Roman" w:eastAsia="Times New Roman" w:hAnsi="Times New Roman"/>
                <w:color w:val="000000"/>
                <w:rtl w:val="0"/>
              </w:rPr>
              <w:t xml:space="preserve">Некритичное замедление работы отдельных кампаний/сценариев (время работы кампании/сценария менее чем на 50% превышает обычное время работы);</w:t>
            </w:r>
          </w:p>
          <w:p w:rsidR="00000000" w:rsidDel="00000000" w:rsidP="00000000" w:rsidRDefault="00000000" w:rsidRPr="00000000" w14:paraId="000003C8">
            <w:pPr>
              <w:pageBreakBefore w:val="0"/>
              <w:numPr>
                <w:ilvl w:val="0"/>
                <w:numId w:val="31"/>
              </w:numPr>
              <w:spacing w:after="0" w:line="252.00000000000003" w:lineRule="auto"/>
              <w:ind w:left="720" w:hanging="360"/>
              <w:rPr>
                <w:color w:val="000000"/>
              </w:rPr>
            </w:pPr>
            <w:r w:rsidDel="00000000" w:rsidR="00000000" w:rsidRPr="00000000">
              <w:rPr>
                <w:rFonts w:ascii="Times New Roman" w:cs="Times New Roman" w:eastAsia="Times New Roman" w:hAnsi="Times New Roman"/>
                <w:color w:val="000000"/>
                <w:rtl w:val="0"/>
              </w:rPr>
              <w:t xml:space="preserve">Недоступны отдельные функции, для которых существуют альтернативные способы реализации;</w:t>
            </w:r>
          </w:p>
          <w:p w:rsidR="00000000" w:rsidDel="00000000" w:rsidP="00000000" w:rsidRDefault="00000000" w:rsidRPr="00000000" w14:paraId="000003C9">
            <w:pPr>
              <w:pageBreakBefore w:val="0"/>
              <w:numPr>
                <w:ilvl w:val="0"/>
                <w:numId w:val="31"/>
              </w:numPr>
              <w:spacing w:after="160" w:line="252.00000000000003" w:lineRule="auto"/>
              <w:ind w:left="720" w:hanging="360"/>
              <w:rPr>
                <w:color w:val="000000"/>
              </w:rPr>
            </w:pPr>
            <w:r w:rsidDel="00000000" w:rsidR="00000000" w:rsidRPr="00000000">
              <w:rPr>
                <w:rFonts w:ascii="Times New Roman" w:cs="Times New Roman" w:eastAsia="Times New Roman" w:hAnsi="Times New Roman"/>
                <w:color w:val="000000"/>
                <w:rtl w:val="0"/>
              </w:rPr>
              <w:t xml:space="preserve">Наблюдаются ошибки, неудобства или замедления в работе, не блокирующие работу пользователей</w:t>
            </w:r>
          </w:p>
        </w:tc>
      </w:tr>
    </w:tbl>
    <w:p w:rsidR="00000000" w:rsidDel="00000000" w:rsidP="00000000" w:rsidRDefault="00000000" w:rsidRPr="00000000" w14:paraId="000003C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486" w:firstLine="0"/>
        <w:jc w:val="both"/>
        <w:rPr>
          <w:rFonts w:ascii="Times New Roman" w:cs="Times New Roman" w:eastAsia="Times New Roman" w:hAnsi="Times New Roman"/>
          <w:b w:val="1"/>
          <w:bCs w:val="1"/>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C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486"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Заказчик при подаче запроса на поддержку придерживается правила - одному запросу соответствует одна проблема, для четкой идентификации проблемы при выполнении. В случае возникновения при выполнении запроса новых вопросов или проблем, по ним открываются новые запросы.</w:t>
      </w:r>
    </w:p>
    <w:p w:rsidR="00000000" w:rsidDel="00000000" w:rsidP="00000000" w:rsidRDefault="00000000" w:rsidRPr="00000000" w14:paraId="000003C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486"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Для инцидентов, в зависимости от присвоенного приоритета, устанавливаются нормативные показатели по времени реакции и времени решения согласно Таблице 4.</w:t>
      </w:r>
    </w:p>
    <w:p w:rsidR="00000000" w:rsidDel="00000000" w:rsidP="00000000" w:rsidRDefault="00000000" w:rsidRPr="00000000" w14:paraId="000003C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486"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В таблице указаны максимальные время решения и время реакции. По возможности Исполнитель обрабатывает запросы быстрее.</w:t>
      </w:r>
    </w:p>
    <w:p w:rsidR="00000000" w:rsidDel="00000000" w:rsidP="00000000" w:rsidRDefault="00000000" w:rsidRPr="00000000" w14:paraId="000003C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486"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CF">
      <w:pPr>
        <w:pageBreakBefore w:val="0"/>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Работы по Гарантийной технической поддержке при необходимости производятся на территории Заказчика. Заказчик обеспечивает для этого рабочие места специалистам Исполнителя на территории Заказчика.</w:t>
      </w:r>
    </w:p>
    <w:p w:rsidR="00000000" w:rsidDel="00000000" w:rsidP="00000000" w:rsidRDefault="00000000" w:rsidRPr="00000000" w14:paraId="000003D0">
      <w:pPr>
        <w:pageBreakBefore w:val="0"/>
        <w:spacing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D1">
      <w:pPr>
        <w:pageBreakBefore w:val="0"/>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При организации дистанционных работ Заказчик обеспечивает необходимые доступы и права для специалистов Исполнителя. Учет и обработка заявок в рамках поддержки ведётся во внутренней системе Заказчика и может дублироваться силами Исполнителя в собственных учетных системах, если запросы на обслуживание не предусматривают решение вопроса конфиденциального характера и не составляют коммерческую или банковскую тайну Заказчика.</w:t>
      </w:r>
    </w:p>
    <w:p w:rsidR="00000000" w:rsidDel="00000000" w:rsidP="00000000" w:rsidRDefault="00000000" w:rsidRPr="00000000" w14:paraId="000003D2">
      <w:pPr>
        <w:pageBreakBefore w:val="0"/>
        <w:spacing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D3">
      <w:pPr>
        <w:pageBreakBefore w:val="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Специалисты Исполнителя, выделяемые для выполнения Работ по поддержке, обладают соответствующими профессиональными знаниями и опытом, необходимым для достижения качественного результата в согласованные сроки реализации проекта и являются штатными сотрудниками Исполнителя.</w:t>
      </w:r>
    </w:p>
    <w:p w:rsidR="00000000" w:rsidDel="00000000" w:rsidP="00000000" w:rsidRDefault="00000000" w:rsidRPr="00000000" w14:paraId="000003D4">
      <w:pPr>
        <w:pageBreakBefore w:val="0"/>
        <w:widowControl w:val="0"/>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3D5">
      <w:pPr>
        <w:pageBreakBefore w:val="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Инцидент-менеджмент (поддержка 2-го уровня)</w:t>
      </w:r>
    </w:p>
    <w:p w:rsidR="00000000" w:rsidDel="00000000" w:rsidP="00000000" w:rsidRDefault="00000000" w:rsidRPr="00000000" w14:paraId="000003D6">
      <w:pPr>
        <w:keepNext w:val="0"/>
        <w:keepLines w:val="0"/>
        <w:pageBreakBefore w:val="0"/>
        <w:widowControl w:val="1"/>
        <w:numPr>
          <w:ilvl w:val="0"/>
          <w:numId w:val="3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Техническая поддержка системы должна принимать решение на втором уровне инцидентов, возникающих при использовании ИТ-системы, включая анализ поведения системы при решении 2-м уровнем поддержки смежных систем</w:t>
      </w:r>
    </w:p>
    <w:p w:rsidR="00000000" w:rsidDel="00000000" w:rsidP="00000000" w:rsidRDefault="00000000" w:rsidRPr="00000000" w14:paraId="000003D7">
      <w:pPr>
        <w:keepNext w:val="0"/>
        <w:keepLines w:val="0"/>
        <w:pageBreakBefore w:val="0"/>
        <w:widowControl w:val="1"/>
        <w:numPr>
          <w:ilvl w:val="0"/>
          <w:numId w:val="33"/>
        </w:numPr>
        <w:pBdr>
          <w:top w:space="0" w:sz="0" w:val="nil"/>
          <w:left w:space="0" w:sz="0" w:val="nil"/>
          <w:bottom w:space="0" w:sz="0" w:val="nil"/>
          <w:right w:space="0" w:sz="0" w:val="nil"/>
          <w:between w:space="0" w:sz="0" w:val="nil"/>
        </w:pBdr>
        <w:shd w:fill="auto" w:val="clear"/>
        <w:spacing w:after="0" w:before="0" w:line="240" w:lineRule="auto"/>
        <w:ind w:left="1069" w:right="0" w:hanging="36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Техническая поддержка системы должна осуществлять поиск обходных решений для инцидентов</w:t>
      </w:r>
    </w:p>
    <w:p w:rsidR="00000000" w:rsidDel="00000000" w:rsidP="00000000" w:rsidRDefault="00000000" w:rsidRPr="00000000" w14:paraId="000003D8">
      <w:pPr>
        <w:keepNext w:val="0"/>
        <w:keepLines w:val="0"/>
        <w:pageBreakBefore w:val="0"/>
        <w:widowControl w:val="1"/>
        <w:numPr>
          <w:ilvl w:val="0"/>
          <w:numId w:val="33"/>
        </w:numPr>
        <w:pBdr>
          <w:top w:space="0" w:sz="0" w:val="nil"/>
          <w:left w:space="0" w:sz="0" w:val="nil"/>
          <w:bottom w:space="0" w:sz="0" w:val="nil"/>
          <w:right w:space="0" w:sz="0" w:val="nil"/>
          <w:between w:space="0" w:sz="0" w:val="nil"/>
        </w:pBdr>
        <w:shd w:fill="auto" w:val="clear"/>
        <w:spacing w:after="0" w:before="0" w:line="240" w:lineRule="auto"/>
        <w:ind w:left="1069" w:right="0" w:hanging="36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Техническая поддержка системы должна осуществлять восстановление уровня доступности ИТ-системы по событиям мониторинга</w:t>
      </w:r>
    </w:p>
    <w:p w:rsidR="00000000" w:rsidDel="00000000" w:rsidP="00000000" w:rsidRDefault="00000000" w:rsidRPr="00000000" w14:paraId="000003D9">
      <w:pPr>
        <w:keepNext w:val="0"/>
        <w:keepLines w:val="0"/>
        <w:pageBreakBefore w:val="0"/>
        <w:widowControl w:val="1"/>
        <w:numPr>
          <w:ilvl w:val="0"/>
          <w:numId w:val="33"/>
        </w:numPr>
        <w:pBdr>
          <w:top w:space="0" w:sz="0" w:val="nil"/>
          <w:left w:space="0" w:sz="0" w:val="nil"/>
          <w:bottom w:space="0" w:sz="0" w:val="nil"/>
          <w:right w:space="0" w:sz="0" w:val="nil"/>
          <w:between w:space="0" w:sz="0" w:val="nil"/>
        </w:pBdr>
        <w:shd w:fill="auto" w:val="clear"/>
        <w:spacing w:after="0" w:before="0" w:line="240" w:lineRule="auto"/>
        <w:ind w:left="1069" w:right="0" w:hanging="36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Техническая поддержка системы должна осуществлять подготовку инструкций по реакции на события мониторинга, решение типовых Инцидентов и проведение типовых плановых операций для дежурной смены администраторов, обеспечивающих круглосуточную поддержку ИТ-системы</w:t>
      </w:r>
    </w:p>
    <w:p w:rsidR="00000000" w:rsidDel="00000000" w:rsidP="00000000" w:rsidRDefault="00000000" w:rsidRPr="00000000" w14:paraId="000003DA">
      <w:pPr>
        <w:keepNext w:val="0"/>
        <w:keepLines w:val="0"/>
        <w:pageBreakBefore w:val="0"/>
        <w:widowControl w:val="1"/>
        <w:numPr>
          <w:ilvl w:val="0"/>
          <w:numId w:val="33"/>
        </w:numPr>
        <w:pBdr>
          <w:top w:space="0" w:sz="0" w:val="nil"/>
          <w:left w:space="0" w:sz="0" w:val="nil"/>
          <w:bottom w:space="0" w:sz="0" w:val="nil"/>
          <w:right w:space="0" w:sz="0" w:val="nil"/>
          <w:between w:space="0" w:sz="0" w:val="nil"/>
        </w:pBdr>
        <w:shd w:fill="auto" w:val="clear"/>
        <w:spacing w:after="0" w:before="0" w:line="240" w:lineRule="auto"/>
        <w:ind w:left="1069" w:right="0" w:hanging="36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Техническая поддержка системы должна выявлять дефекты ИТ-системы и передавать их для устранения на третий уровень поддержки</w:t>
      </w:r>
    </w:p>
    <w:p w:rsidR="00000000" w:rsidDel="00000000" w:rsidP="00000000" w:rsidRDefault="00000000" w:rsidRPr="00000000" w14:paraId="000003DB">
      <w:pPr>
        <w:keepNext w:val="0"/>
        <w:keepLines w:val="0"/>
        <w:pageBreakBefore w:val="0"/>
        <w:widowControl w:val="1"/>
        <w:numPr>
          <w:ilvl w:val="0"/>
          <w:numId w:val="33"/>
        </w:numPr>
        <w:pBdr>
          <w:top w:space="0" w:sz="0" w:val="nil"/>
          <w:left w:space="0" w:sz="0" w:val="nil"/>
          <w:bottom w:space="0" w:sz="0" w:val="nil"/>
          <w:right w:space="0" w:sz="0" w:val="nil"/>
          <w:between w:space="0" w:sz="0" w:val="nil"/>
        </w:pBdr>
        <w:shd w:fill="auto" w:val="clear"/>
        <w:spacing w:after="0" w:before="0" w:line="240" w:lineRule="auto"/>
        <w:ind w:left="1069" w:right="0" w:hanging="36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Техническая поддержка системы должна осуществлять анализ повторяющихся однотипных инцидентов для выявления корневой причины их возникновения</w:t>
      </w:r>
    </w:p>
    <w:p w:rsidR="00000000" w:rsidDel="00000000" w:rsidP="00000000" w:rsidRDefault="00000000" w:rsidRPr="00000000" w14:paraId="000003DC">
      <w:pPr>
        <w:keepNext w:val="0"/>
        <w:keepLines w:val="0"/>
        <w:pageBreakBefore w:val="0"/>
        <w:widowControl w:val="1"/>
        <w:numPr>
          <w:ilvl w:val="0"/>
          <w:numId w:val="33"/>
        </w:numPr>
        <w:pBdr>
          <w:top w:space="0" w:sz="0" w:val="nil"/>
          <w:left w:space="0" w:sz="0" w:val="nil"/>
          <w:bottom w:space="0" w:sz="0" w:val="nil"/>
          <w:right w:space="0" w:sz="0" w:val="nil"/>
          <w:between w:space="0" w:sz="0" w:val="nil"/>
        </w:pBdr>
        <w:shd w:fill="auto" w:val="clear"/>
        <w:spacing w:after="0" w:before="0" w:line="240" w:lineRule="auto"/>
        <w:ind w:left="1069" w:right="0" w:hanging="36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Техническая поддержка системы должна осуществлять установку релизов, патчей, аппендиксов ИТ-системы в продуктивную среду согласно планам и политикам Заказчика</w:t>
      </w:r>
    </w:p>
    <w:p w:rsidR="00000000" w:rsidDel="00000000" w:rsidP="00000000" w:rsidRDefault="00000000" w:rsidRPr="00000000" w14:paraId="000003DD">
      <w:pPr>
        <w:keepNext w:val="0"/>
        <w:keepLines w:val="0"/>
        <w:pageBreakBefore w:val="0"/>
        <w:widowControl w:val="1"/>
        <w:numPr>
          <w:ilvl w:val="0"/>
          <w:numId w:val="33"/>
        </w:numPr>
        <w:pBdr>
          <w:top w:space="0" w:sz="0" w:val="nil"/>
          <w:left w:space="0" w:sz="0" w:val="nil"/>
          <w:bottom w:space="0" w:sz="0" w:val="nil"/>
          <w:right w:space="0" w:sz="0" w:val="nil"/>
          <w:between w:space="0" w:sz="0" w:val="nil"/>
        </w:pBdr>
        <w:shd w:fill="auto" w:val="clear"/>
        <w:spacing w:after="0" w:before="0" w:line="240" w:lineRule="auto"/>
        <w:ind w:left="1069" w:right="0" w:hanging="36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Техническая поддержка системы должна осуществлять поддержку функционирования тестовой среды ИТ-системы, решение Инцидентов по функционированию тестовой среды ИТ-системы</w:t>
      </w:r>
    </w:p>
    <w:p w:rsidR="00000000" w:rsidDel="00000000" w:rsidP="00000000" w:rsidRDefault="00000000" w:rsidRPr="00000000" w14:paraId="000003DE">
      <w:pPr>
        <w:keepNext w:val="0"/>
        <w:keepLines w:val="0"/>
        <w:pageBreakBefore w:val="0"/>
        <w:widowControl w:val="1"/>
        <w:numPr>
          <w:ilvl w:val="0"/>
          <w:numId w:val="33"/>
        </w:numPr>
        <w:pBdr>
          <w:top w:space="0" w:sz="0" w:val="nil"/>
          <w:left w:space="0" w:sz="0" w:val="nil"/>
          <w:bottom w:space="0" w:sz="0" w:val="nil"/>
          <w:right w:space="0" w:sz="0" w:val="nil"/>
          <w:between w:space="0" w:sz="0" w:val="nil"/>
        </w:pBdr>
        <w:shd w:fill="auto" w:val="clear"/>
        <w:spacing w:after="0" w:before="0" w:line="240" w:lineRule="auto"/>
        <w:ind w:left="1069" w:right="0" w:hanging="36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Техническая поддержка системы должна осуществлять работы по подготовке тестовой среды ИТ-системы как для тестирования патчей и релизов, ИТ-системы, так и для интеграционного тестирования смежных ИТ-систем, в которых задействована ИТ-система</w:t>
      </w:r>
    </w:p>
    <w:p w:rsidR="00000000" w:rsidDel="00000000" w:rsidP="00000000" w:rsidRDefault="00000000" w:rsidRPr="00000000" w14:paraId="000003DF">
      <w:pPr>
        <w:keepNext w:val="0"/>
        <w:keepLines w:val="0"/>
        <w:pageBreakBefore w:val="0"/>
        <w:widowControl w:val="1"/>
        <w:numPr>
          <w:ilvl w:val="0"/>
          <w:numId w:val="33"/>
        </w:numPr>
        <w:pBdr>
          <w:top w:space="0" w:sz="0" w:val="nil"/>
          <w:left w:space="0" w:sz="0" w:val="nil"/>
          <w:bottom w:space="0" w:sz="0" w:val="nil"/>
          <w:right w:space="0" w:sz="0" w:val="nil"/>
          <w:between w:space="0" w:sz="0" w:val="nil"/>
        </w:pBdr>
        <w:shd w:fill="auto" w:val="clear"/>
        <w:spacing w:after="0" w:before="0" w:line="240" w:lineRule="auto"/>
        <w:ind w:left="1069" w:right="0" w:hanging="36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Техническая поддержка системы должна участвовать в согласовании изменений, происходящих в ИТ-инфраструктуре Заказчика и оценивать влияния этих изменений на ИТ-систему</w:t>
      </w:r>
    </w:p>
    <w:p w:rsidR="00000000" w:rsidDel="00000000" w:rsidP="00000000" w:rsidRDefault="00000000" w:rsidRPr="00000000" w14:paraId="000003E0">
      <w:pPr>
        <w:keepNext w:val="0"/>
        <w:keepLines w:val="0"/>
        <w:pageBreakBefore w:val="0"/>
        <w:widowControl w:val="1"/>
        <w:numPr>
          <w:ilvl w:val="0"/>
          <w:numId w:val="33"/>
        </w:numPr>
        <w:pBdr>
          <w:top w:space="0" w:sz="0" w:val="nil"/>
          <w:left w:space="0" w:sz="0" w:val="nil"/>
          <w:bottom w:space="0" w:sz="0" w:val="nil"/>
          <w:right w:space="0" w:sz="0" w:val="nil"/>
          <w:between w:space="0" w:sz="0" w:val="nil"/>
        </w:pBdr>
        <w:shd w:fill="auto" w:val="clear"/>
        <w:spacing w:after="0" w:before="0" w:line="240" w:lineRule="auto"/>
        <w:ind w:left="1069" w:right="0" w:hanging="36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Техническая поддержка системы должна вносить изменения в конфигурацию или справочные данные ИТ-систем в рамках процесса управления изменениями</w:t>
      </w:r>
    </w:p>
    <w:p w:rsidR="00000000" w:rsidDel="00000000" w:rsidP="00000000" w:rsidRDefault="00000000" w:rsidRPr="00000000" w14:paraId="000003E1">
      <w:pPr>
        <w:keepNext w:val="0"/>
        <w:keepLines w:val="0"/>
        <w:pageBreakBefore w:val="0"/>
        <w:widowControl w:val="1"/>
        <w:numPr>
          <w:ilvl w:val="0"/>
          <w:numId w:val="33"/>
        </w:numPr>
        <w:pBdr>
          <w:top w:space="0" w:sz="0" w:val="nil"/>
          <w:left w:space="0" w:sz="0" w:val="nil"/>
          <w:bottom w:space="0" w:sz="0" w:val="nil"/>
          <w:right w:space="0" w:sz="0" w:val="nil"/>
          <w:between w:space="0" w:sz="0" w:val="nil"/>
        </w:pBdr>
        <w:shd w:fill="auto" w:val="clear"/>
        <w:spacing w:after="0" w:before="0" w:line="240" w:lineRule="auto"/>
        <w:ind w:left="1069" w:right="0" w:hanging="36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Техническая поддержка системы должна исполнять заявки на доступ к ИТ-системе</w:t>
      </w:r>
    </w:p>
    <w:p w:rsidR="00000000" w:rsidDel="00000000" w:rsidP="00000000" w:rsidRDefault="00000000" w:rsidRPr="00000000" w14:paraId="000003E2">
      <w:pPr>
        <w:keepNext w:val="0"/>
        <w:keepLines w:val="0"/>
        <w:pageBreakBefore w:val="0"/>
        <w:widowControl w:val="1"/>
        <w:numPr>
          <w:ilvl w:val="0"/>
          <w:numId w:val="33"/>
        </w:numPr>
        <w:pBdr>
          <w:top w:space="0" w:sz="0" w:val="nil"/>
          <w:left w:space="0" w:sz="0" w:val="nil"/>
          <w:bottom w:space="0" w:sz="0" w:val="nil"/>
          <w:right w:space="0" w:sz="0" w:val="nil"/>
          <w:between w:space="0" w:sz="0" w:val="nil"/>
        </w:pBdr>
        <w:shd w:fill="auto" w:val="clear"/>
        <w:spacing w:after="0" w:before="0" w:line="240" w:lineRule="auto"/>
        <w:ind w:left="1069" w:right="0" w:hanging="36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Техническая поддержка системы должна осуществлять анализ и настройку производительности ИТ-системы</w:t>
      </w:r>
    </w:p>
    <w:p w:rsidR="00000000" w:rsidDel="00000000" w:rsidP="00000000" w:rsidRDefault="00000000" w:rsidRPr="00000000" w14:paraId="000003E3">
      <w:pPr>
        <w:keepNext w:val="0"/>
        <w:keepLines w:val="0"/>
        <w:pageBreakBefore w:val="0"/>
        <w:widowControl w:val="1"/>
        <w:numPr>
          <w:ilvl w:val="0"/>
          <w:numId w:val="33"/>
        </w:numPr>
        <w:pBdr>
          <w:top w:space="0" w:sz="0" w:val="nil"/>
          <w:left w:space="0" w:sz="0" w:val="nil"/>
          <w:bottom w:space="0" w:sz="0" w:val="nil"/>
          <w:right w:space="0" w:sz="0" w:val="nil"/>
          <w:between w:space="0" w:sz="0" w:val="nil"/>
        </w:pBdr>
        <w:shd w:fill="auto" w:val="clear"/>
        <w:spacing w:after="0" w:before="0" w:line="240" w:lineRule="auto"/>
        <w:ind w:left="1069" w:right="0" w:hanging="36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Техническая поддержка системы должна участвовать в процедуре сайзинга (заполнение опросных листов, прохождение интервью, обоснование потребностей в дополнительном аппаратном обеспечении, своевременная инициация расширения)</w:t>
      </w:r>
    </w:p>
    <w:p w:rsidR="00000000" w:rsidDel="00000000" w:rsidP="00000000" w:rsidRDefault="00000000" w:rsidRPr="00000000" w14:paraId="000003E4">
      <w:pPr>
        <w:keepNext w:val="0"/>
        <w:keepLines w:val="0"/>
        <w:pageBreakBefore w:val="0"/>
        <w:widowControl w:val="1"/>
        <w:numPr>
          <w:ilvl w:val="0"/>
          <w:numId w:val="33"/>
        </w:numPr>
        <w:pBdr>
          <w:top w:space="0" w:sz="0" w:val="nil"/>
          <w:left w:space="0" w:sz="0" w:val="nil"/>
          <w:bottom w:space="0" w:sz="0" w:val="nil"/>
          <w:right w:space="0" w:sz="0" w:val="nil"/>
          <w:between w:space="0" w:sz="0" w:val="nil"/>
        </w:pBdr>
        <w:shd w:fill="auto" w:val="clear"/>
        <w:spacing w:after="0" w:before="0" w:line="240" w:lineRule="auto"/>
        <w:ind w:left="1069" w:right="0" w:hanging="36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Техническая поддержка системы должна осуществлять анализ и прогнозирование мощностей, необходимых для функционирования Системы в соответствии с Соглашением об уровне сервиса</w:t>
      </w:r>
    </w:p>
    <w:p w:rsidR="00000000" w:rsidDel="00000000" w:rsidP="00000000" w:rsidRDefault="00000000" w:rsidRPr="00000000" w14:paraId="000003E5">
      <w:pPr>
        <w:keepNext w:val="0"/>
        <w:keepLines w:val="0"/>
        <w:pageBreakBefore w:val="0"/>
        <w:widowControl w:val="1"/>
        <w:numPr>
          <w:ilvl w:val="0"/>
          <w:numId w:val="33"/>
        </w:numPr>
        <w:pBdr>
          <w:top w:space="0" w:sz="0" w:val="nil"/>
          <w:left w:space="0" w:sz="0" w:val="nil"/>
          <w:bottom w:space="0" w:sz="0" w:val="nil"/>
          <w:right w:space="0" w:sz="0" w:val="nil"/>
          <w:between w:space="0" w:sz="0" w:val="nil"/>
        </w:pBdr>
        <w:shd w:fill="auto" w:val="clear"/>
        <w:spacing w:after="0" w:before="0" w:line="240" w:lineRule="auto"/>
        <w:ind w:left="1069" w:right="0" w:hanging="36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Техническая поддержка системы должна участвовать в формировании и реализации политики обеспечения непрерывности работы ИТ-системы и восстанавливать функционирования в чрезвычайных ситуациях</w:t>
      </w:r>
    </w:p>
    <w:p w:rsidR="00000000" w:rsidDel="00000000" w:rsidP="00000000" w:rsidRDefault="00000000" w:rsidRPr="00000000" w14:paraId="000003E6">
      <w:pPr>
        <w:keepNext w:val="0"/>
        <w:keepLines w:val="0"/>
        <w:pageBreakBefore w:val="0"/>
        <w:widowControl w:val="1"/>
        <w:numPr>
          <w:ilvl w:val="0"/>
          <w:numId w:val="33"/>
        </w:numPr>
        <w:pBdr>
          <w:top w:space="0" w:sz="0" w:val="nil"/>
          <w:left w:space="0" w:sz="0" w:val="nil"/>
          <w:bottom w:space="0" w:sz="0" w:val="nil"/>
          <w:right w:space="0" w:sz="0" w:val="nil"/>
          <w:between w:space="0" w:sz="0" w:val="nil"/>
        </w:pBdr>
        <w:shd w:fill="auto" w:val="clear"/>
        <w:spacing w:after="0" w:before="0" w:line="240" w:lineRule="auto"/>
        <w:ind w:left="1069" w:right="0" w:hanging="36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Техническая поддержка системы должна осуществлять поддержание в актуальном состоянии мониторинга уровня доступности ИТ-системы</w:t>
      </w:r>
    </w:p>
    <w:p w:rsidR="00000000" w:rsidDel="00000000" w:rsidP="00000000" w:rsidRDefault="00000000" w:rsidRPr="00000000" w14:paraId="000003E7">
      <w:pPr>
        <w:keepNext w:val="0"/>
        <w:keepLines w:val="0"/>
        <w:pageBreakBefore w:val="0"/>
        <w:widowControl w:val="1"/>
        <w:numPr>
          <w:ilvl w:val="0"/>
          <w:numId w:val="33"/>
        </w:numPr>
        <w:pBdr>
          <w:top w:space="0" w:sz="0" w:val="nil"/>
          <w:left w:space="0" w:sz="0" w:val="nil"/>
          <w:bottom w:space="0" w:sz="0" w:val="nil"/>
          <w:right w:space="0" w:sz="0" w:val="nil"/>
          <w:between w:space="0" w:sz="0" w:val="nil"/>
        </w:pBdr>
        <w:shd w:fill="auto" w:val="clear"/>
        <w:spacing w:after="0" w:before="0" w:line="240" w:lineRule="auto"/>
        <w:ind w:left="1069" w:right="0" w:hanging="36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Техническая поддержка системы должна участвовать в согласовании требований к техническим характеристикам (описание ПО, требования к производительности, системные требования и ограничения и условиям эксплуатации ПО и программной документации и сроки выполнения работ)</w:t>
      </w:r>
    </w:p>
    <w:p w:rsidR="00000000" w:rsidDel="00000000" w:rsidP="00000000" w:rsidRDefault="00000000" w:rsidRPr="00000000" w14:paraId="000003E8">
      <w:pPr>
        <w:pageBreakBefore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E9">
      <w:pPr>
        <w:pageBreakBefore w:val="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Дефект-менеджмент (поддержка 3-го уровня)</w:t>
      </w:r>
    </w:p>
    <w:p w:rsidR="00000000" w:rsidDel="00000000" w:rsidP="00000000" w:rsidRDefault="00000000" w:rsidRPr="00000000" w14:paraId="000003EA">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Техническая поддержка системы должна оказывать консультационных услуг для второго уровня поддержки ИТ-системы</w:t>
      </w:r>
    </w:p>
    <w:p w:rsidR="00000000" w:rsidDel="00000000" w:rsidP="00000000" w:rsidRDefault="00000000" w:rsidRPr="00000000" w14:paraId="000003EB">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Техническая поддержка системы должна осуществлять поиск обходных решений для инцидентов</w:t>
      </w:r>
    </w:p>
    <w:p w:rsidR="00000000" w:rsidDel="00000000" w:rsidP="00000000" w:rsidRDefault="00000000" w:rsidRPr="00000000" w14:paraId="000003EC">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Техническая поддержка системы должна предоставлять решения для восстановления целостности данных в случае ее нарушения в результате дефекта или вследствие его устранения</w:t>
      </w:r>
    </w:p>
    <w:p w:rsidR="00000000" w:rsidDel="00000000" w:rsidP="00000000" w:rsidRDefault="00000000" w:rsidRPr="00000000" w14:paraId="000003ED">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Техническая поддержка системы должна осуществлять прием и устранение дефектов в работе ИТ-системы</w:t>
      </w:r>
    </w:p>
    <w:p w:rsidR="00000000" w:rsidDel="00000000" w:rsidP="00000000" w:rsidRDefault="00000000" w:rsidRPr="00000000" w14:paraId="000003EE">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Техническая поддержка системы должна осуществлять ведение и поддержку в актуальном состоянии эксплуатационной и релизной документации по ИТ-системе с учетом выявленной информации по проблемам, ошибкам, сбоям, путям выхода из них, а также особенностям </w:t>
      </w:r>
    </w:p>
    <w:p w:rsidR="00000000" w:rsidDel="00000000" w:rsidP="00000000" w:rsidRDefault="00000000" w:rsidRPr="00000000" w14:paraId="000003EF">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Техническая поддержка системы должна оказывать консультационные услуги при развертывании ИТ-системы в тестовой и продуктивной среде на стороне Заказчика</w:t>
      </w:r>
    </w:p>
    <w:p w:rsidR="00000000" w:rsidDel="00000000" w:rsidP="00000000" w:rsidRDefault="00000000" w:rsidRPr="00000000" w14:paraId="000003F0">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Техническая поддержка системы должна осуществлять передачу заявок и дефектов внешним поставщикам ПО и контроль их своевременного выполнения. Предоставлять регулярную отчетность по решению этих заявок внешним поставщикам ПО (не реже 1 раза в неделю)</w:t>
      </w:r>
    </w:p>
    <w:p w:rsidR="00000000" w:rsidDel="00000000" w:rsidP="00000000" w:rsidRDefault="00000000" w:rsidRPr="00000000" w14:paraId="000003F1">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Техническая поддержка системы должна предоставлять по запросу экспертной оценки потребности ИТ-системы в дополнительном HW, исходя из роста нагрузки на ИТ-систему или существенного изменения функциональности</w:t>
      </w:r>
    </w:p>
    <w:p w:rsidR="00000000" w:rsidDel="00000000" w:rsidP="00000000" w:rsidRDefault="00000000" w:rsidRPr="00000000" w14:paraId="000003F2">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Техническая поддержка системы должна осуществлять регулярное предоставление Заказчику отчетности о ходе выполнения работ</w:t>
      </w:r>
    </w:p>
    <w:p w:rsidR="00000000" w:rsidDel="00000000" w:rsidP="00000000" w:rsidRDefault="00000000" w:rsidRPr="00000000" w14:paraId="000003F3">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Техническая поддержка системы должна обеспечивать гарантированный уровень доступности ИТ-системы в рамках своих обязательств</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superscript"/>
        </w:rPr>
        <w:footnoteReference w:customMarkFollows="0" w:id="0"/>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3F4">
      <w:pPr>
        <w:pageBreakBefore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F5">
      <w:pPr>
        <w:pageBreakBefore w:val="0"/>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3F6">
      <w:pPr>
        <w:pageBreakBefore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F7">
      <w:pPr>
        <w:pStyle w:val="Title"/>
        <w:pageBreakBefore w:val="0"/>
        <w:rPr>
          <w:rFonts w:ascii="Times New Roman" w:cs="Times New Roman" w:eastAsia="Times New Roman" w:hAnsi="Times New Roman"/>
        </w:rPr>
      </w:pPr>
      <w:bookmarkStart w:colFirst="0" w:colLast="0" w:name="_3l18frh" w:id="53"/>
      <w:bookmarkEnd w:id="53"/>
      <w:r w:rsidDel="00000000" w:rsidR="00000000" w:rsidRPr="00000000">
        <w:rPr>
          <w:rFonts w:ascii="Times New Roman" w:cs="Times New Roman" w:eastAsia="Times New Roman" w:hAnsi="Times New Roman"/>
          <w:rtl w:val="0"/>
        </w:rPr>
        <w:t xml:space="preserve">Приложение 1. Перечень задач для автоматизации обработки сценариев</w:t>
      </w:r>
    </w:p>
    <w:p w:rsidR="00000000" w:rsidDel="00000000" w:rsidP="00000000" w:rsidRDefault="00000000" w:rsidRPr="00000000" w14:paraId="000003F8">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114300" distR="114300">
            <wp:extent cx="977900" cy="636270"/>
            <wp:effectExtent b="0" l="0" r="0" t="0"/>
            <wp:docPr id="4"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977900" cy="636270"/>
                    </a:xfrm>
                    <a:prstGeom prst="rect"/>
                    <a:ln/>
                  </pic:spPr>
                </pic:pic>
              </a:graphicData>
            </a:graphic>
          </wp:inline>
        </w:drawing>
      </w:r>
      <w:r w:rsidDel="00000000" w:rsidR="00000000" w:rsidRPr="00000000">
        <w:rPr>
          <w:rtl w:val="0"/>
        </w:rPr>
      </w:r>
    </w:p>
    <w:p w:rsidR="00000000" w:rsidDel="00000000" w:rsidP="00000000" w:rsidRDefault="00000000" w:rsidRPr="00000000" w14:paraId="000003F9">
      <w:pPr>
        <w:pStyle w:val="Title"/>
        <w:pageBreakBefore w:val="0"/>
        <w:rPr>
          <w:rFonts w:ascii="Times New Roman" w:cs="Times New Roman" w:eastAsia="Times New Roman" w:hAnsi="Times New Roman"/>
        </w:rPr>
      </w:pPr>
      <w:bookmarkStart w:colFirst="0" w:colLast="0" w:name="_206ipza" w:id="54"/>
      <w:bookmarkEnd w:id="54"/>
      <w:r w:rsidDel="00000000" w:rsidR="00000000" w:rsidRPr="00000000">
        <w:br w:type="page"/>
      </w:r>
      <w:r w:rsidDel="00000000" w:rsidR="00000000" w:rsidRPr="00000000">
        <w:rPr>
          <w:rtl w:val="0"/>
        </w:rPr>
      </w:r>
    </w:p>
    <w:p w:rsidR="00000000" w:rsidDel="00000000" w:rsidP="00000000" w:rsidRDefault="00000000" w:rsidRPr="00000000" w14:paraId="000003FA">
      <w:pPr>
        <w:pStyle w:val="Title"/>
        <w:pageBreakBefore w:val="0"/>
        <w:rPr>
          <w:rFonts w:ascii="Times New Roman" w:cs="Times New Roman" w:eastAsia="Times New Roman" w:hAnsi="Times New Roman"/>
        </w:rPr>
      </w:pPr>
      <w:bookmarkStart w:colFirst="0" w:colLast="0" w:name="_4k668n3" w:id="55"/>
      <w:bookmarkEnd w:id="55"/>
      <w:r w:rsidDel="00000000" w:rsidR="00000000" w:rsidRPr="00000000">
        <w:rPr>
          <w:rFonts w:ascii="Times New Roman" w:cs="Times New Roman" w:eastAsia="Times New Roman" w:hAnsi="Times New Roman"/>
          <w:rtl w:val="0"/>
        </w:rPr>
        <w:t xml:space="preserve">Приложение 2. “Стандарт настроек безопасности Docker”</w:t>
      </w:r>
    </w:p>
    <w:p w:rsidR="00000000" w:rsidDel="00000000" w:rsidP="00000000" w:rsidRDefault="00000000" w:rsidRPr="00000000" w14:paraId="000003FB">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114300" distR="114300">
            <wp:extent cx="977900" cy="636270"/>
            <wp:effectExtent b="0" l="0" r="0" t="0"/>
            <wp:docPr id="3"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977900" cy="636270"/>
                    </a:xfrm>
                    <a:prstGeom prst="rect"/>
                    <a:ln/>
                  </pic:spPr>
                </pic:pic>
              </a:graphicData>
            </a:graphic>
          </wp:inline>
        </w:drawing>
      </w:r>
      <w:r w:rsidDel="00000000" w:rsidR="00000000" w:rsidRPr="00000000">
        <w:rPr>
          <w:rtl w:val="0"/>
        </w:rPr>
      </w:r>
    </w:p>
    <w:p w:rsidR="00000000" w:rsidDel="00000000" w:rsidP="00000000" w:rsidRDefault="00000000" w:rsidRPr="00000000" w14:paraId="000003FC">
      <w:pPr>
        <w:pageBreakBefore w:val="0"/>
        <w:rPr>
          <w:sz w:val="32"/>
          <w:szCs w:val="32"/>
        </w:rPr>
      </w:pPr>
      <w:bookmarkStart w:colFirst="0" w:colLast="0" w:name="_2zbgiuw" w:id="56"/>
      <w:bookmarkEnd w:id="56"/>
      <w:r w:rsidDel="00000000" w:rsidR="00000000" w:rsidRPr="00000000">
        <w:rPr>
          <w:sz w:val="32"/>
          <w:szCs w:val="32"/>
          <w:rtl w:val="0"/>
        </w:rPr>
        <w:t xml:space="preserve">Стандарт настроек безопасности Docker </w:t>
      </w:r>
    </w:p>
    <w:p w:rsidR="00000000" w:rsidDel="00000000" w:rsidP="00000000" w:rsidRDefault="00000000" w:rsidRPr="00000000" w14:paraId="000003FD">
      <w:pPr>
        <w:pageBreakBefore w:val="0"/>
        <w:rPr>
          <w:sz w:val="24"/>
          <w:szCs w:val="24"/>
        </w:rPr>
      </w:pPr>
      <w:bookmarkStart w:colFirst="0" w:colLast="0" w:name="_1egqt2p" w:id="57"/>
      <w:bookmarkEnd w:id="57"/>
      <w:r w:rsidDel="00000000" w:rsidR="00000000" w:rsidRPr="00000000">
        <w:rPr>
          <w:sz w:val="24"/>
          <w:szCs w:val="24"/>
          <w:rtl w:val="0"/>
        </w:rPr>
        <w:t xml:space="preserve">Введение </w:t>
      </w:r>
    </w:p>
    <w:p w:rsidR="00000000" w:rsidDel="00000000" w:rsidP="00000000" w:rsidRDefault="00000000" w:rsidRPr="00000000" w14:paraId="000003FE">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Нормативная документация:</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3FF">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Данный стандарт настроек безопасности ПО Docker в БФКО разработан с учётом требований следующих документов: </w:t>
      </w:r>
    </w:p>
    <w:p w:rsidR="00000000" w:rsidDel="00000000" w:rsidP="00000000" w:rsidRDefault="00000000" w:rsidRPr="00000000" w14:paraId="00000400">
      <w:pPr>
        <w:pageBreakBefore w:val="0"/>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Стандарт безопасности данных индустрии платёжных карт PCI DSS (Payment Card Industry Data Security Standard); </w:t>
      </w:r>
    </w:p>
    <w:p w:rsidR="00000000" w:rsidDel="00000000" w:rsidP="00000000" w:rsidRDefault="00000000" w:rsidRPr="00000000" w14:paraId="00000401">
      <w:pPr>
        <w:pageBreakBefore w:val="0"/>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CIS Docker Community Edition Benchmark; </w:t>
      </w:r>
    </w:p>
    <w:p w:rsidR="00000000" w:rsidDel="00000000" w:rsidP="00000000" w:rsidRDefault="00000000" w:rsidRPr="00000000" w14:paraId="00000402">
      <w:pPr>
        <w:pageBreakBefore w:val="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Цель документа: </w:t>
      </w:r>
    </w:p>
    <w:p w:rsidR="00000000" w:rsidDel="00000000" w:rsidP="00000000" w:rsidRDefault="00000000" w:rsidRPr="00000000" w14:paraId="00000403">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Целью настоящего документа является определение параметров для настройки базового уровня безопасности серверов использующих ПО Docker. Все сервера Компании c ПО Docker должны быть настроены в соответствии с настоящим стандартом и проверяться перед выводом в продуктивную среду. </w:t>
      </w:r>
    </w:p>
    <w:p w:rsidR="00000000" w:rsidDel="00000000" w:rsidP="00000000" w:rsidRDefault="00000000" w:rsidRPr="00000000" w14:paraId="00000404">
      <w:pPr>
        <w:pageBreakBefore w:val="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Ответственность: </w:t>
      </w:r>
    </w:p>
    <w:p w:rsidR="00000000" w:rsidDel="00000000" w:rsidP="00000000" w:rsidRDefault="00000000" w:rsidRPr="00000000" w14:paraId="00000405">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Ответственность за контроль исполнения требований настоящего документа несёт ДИБ. Ответственность за проведение настройки серверов в соответствии с требованиями настоящего документа несут ДИТ. Поддержку настоящего документа в актуальном состоянии осуществляет ДИБ. </w:t>
      </w:r>
    </w:p>
    <w:p w:rsidR="00000000" w:rsidDel="00000000" w:rsidP="00000000" w:rsidRDefault="00000000" w:rsidRPr="00000000" w14:paraId="00000406">
      <w:pPr>
        <w:pageBreakBefore w:val="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Пересмотр документа и порядок внесения изменений: </w:t>
      </w:r>
    </w:p>
    <w:p w:rsidR="00000000" w:rsidDel="00000000" w:rsidP="00000000" w:rsidRDefault="00000000" w:rsidRPr="00000000" w14:paraId="00000407">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При необходимости, в зависимости от назначения, места установки и характера использования серверов, параметры безопасности могут быть изменены. В этом случае должны быть разработаны дополнительные документы, определяющие изменённые настройки безопасности. </w:t>
      </w:r>
    </w:p>
    <w:p w:rsidR="00000000" w:rsidDel="00000000" w:rsidP="00000000" w:rsidRDefault="00000000" w:rsidRPr="00000000" w14:paraId="00000408">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Пересмотр настоящего документа должен проводиться не реже, чем раз в год, а также при обнаружении новых угроз безопасности. </w:t>
      </w:r>
    </w:p>
    <w:p w:rsidR="00000000" w:rsidDel="00000000" w:rsidP="00000000" w:rsidRDefault="00000000" w:rsidRPr="00000000" w14:paraId="00000409">
      <w:pPr>
        <w:pageBreakBefore w:val="0"/>
        <w:rPr/>
      </w:pPr>
      <w:bookmarkStart w:colFirst="0" w:colLast="0" w:name="_3ygebqi" w:id="58"/>
      <w:bookmarkEnd w:id="58"/>
      <w:r w:rsidDel="00000000" w:rsidR="00000000" w:rsidRPr="00000000">
        <w:rPr>
          <w:rtl w:val="0"/>
        </w:rPr>
        <w:t xml:space="preserve">1. Конфигурация хостовой машины </w:t>
      </w:r>
    </w:p>
    <w:p w:rsidR="00000000" w:rsidDel="00000000" w:rsidP="00000000" w:rsidRDefault="00000000" w:rsidRPr="00000000" w14:paraId="0000040A">
      <w:pPr>
        <w:pageBreakBefore w:val="0"/>
        <w:rPr/>
      </w:pPr>
      <w:bookmarkStart w:colFirst="0" w:colLast="0" w:name="_2dlolyb" w:id="59"/>
      <w:bookmarkEnd w:id="59"/>
      <w:r w:rsidDel="00000000" w:rsidR="00000000" w:rsidRPr="00000000">
        <w:rPr>
          <w:rtl w:val="0"/>
        </w:rPr>
        <w:t xml:space="preserve">1.1 Отдельный раздел для контейнеров и метаданных Docker</w:t>
      </w:r>
    </w:p>
    <w:p w:rsidR="00000000" w:rsidDel="00000000" w:rsidP="00000000" w:rsidRDefault="00000000" w:rsidRPr="00000000" w14:paraId="0000040B">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Все docker-контейнеры, а так же их данные и метаданные, по умолчанию, хранятся в каталоге /var/lib/docker. Необходимо, чтобы данный каталог находился на отдельном разделе, чтобы переполнение данного раздела не влияло на работоспособность хоста в целом. </w:t>
      </w:r>
    </w:p>
    <w:p w:rsidR="00000000" w:rsidDel="00000000" w:rsidP="00000000" w:rsidRDefault="00000000" w:rsidRPr="00000000" w14:paraId="0000040C">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Проверка: </w:t>
        <w:br w:type="textWrapping"/>
        <w:t xml:space="preserve"># grep /var/lib/docker /etc/fstab </w:t>
        <w:br w:type="textWrapping"/>
        <w:t xml:space="preserve">код возврата описание точки монтирования (код возврата 0). </w:t>
      </w:r>
    </w:p>
    <w:p w:rsidR="00000000" w:rsidDel="00000000" w:rsidP="00000000" w:rsidRDefault="00000000" w:rsidRPr="00000000" w14:paraId="0000040D">
      <w:pPr>
        <w:pageBreakBefore w:val="0"/>
        <w:rPr/>
      </w:pPr>
      <w:bookmarkStart w:colFirst="0" w:colLast="0" w:name="_sqyw64" w:id="60"/>
      <w:bookmarkEnd w:id="60"/>
      <w:r w:rsidDel="00000000" w:rsidR="00000000" w:rsidRPr="00000000">
        <w:rPr>
          <w:rtl w:val="0"/>
        </w:rPr>
        <w:t xml:space="preserve">1.2 Управление работой демона Docker</w:t>
      </w:r>
    </w:p>
    <w:p w:rsidR="00000000" w:rsidDel="00000000" w:rsidP="00000000" w:rsidRDefault="00000000" w:rsidRPr="00000000" w14:paraId="0000040E">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Демон Docker требует root-привилегий для запуска. Пользователь состоящий в группе docker имеет возможность управлять демоном Docker. Имея возможность управлять демоном, пользователь может запустить привилегированный контейнер, который может иметь практически неограниченный доступ к хостовой системе. Необходимо убедиться, что в группе docker находятся только доверенные пользователи. </w:t>
      </w:r>
    </w:p>
    <w:p w:rsidR="00000000" w:rsidDel="00000000" w:rsidP="00000000" w:rsidRDefault="00000000" w:rsidRPr="00000000" w14:paraId="0000040F">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Проверка: </w:t>
        <w:br w:type="textWrapping"/>
        <w:t xml:space="preserve"># getent group docker </w:t>
        <w:br w:type="textWrapping"/>
        <w:t xml:space="preserve">В группе не должны находится недоверенные пользователи.</w:t>
      </w:r>
    </w:p>
    <w:p w:rsidR="00000000" w:rsidDel="00000000" w:rsidP="00000000" w:rsidRDefault="00000000" w:rsidRPr="00000000" w14:paraId="00000410">
      <w:pPr>
        <w:pageBreakBefore w:val="0"/>
        <w:rPr/>
      </w:pPr>
      <w:bookmarkStart w:colFirst="0" w:colLast="0" w:name="_3cqmetx" w:id="61"/>
      <w:bookmarkEnd w:id="61"/>
      <w:r w:rsidDel="00000000" w:rsidR="00000000" w:rsidRPr="00000000">
        <w:rPr>
          <w:rtl w:val="0"/>
        </w:rPr>
        <w:t xml:space="preserve">1.3 Аудит доступа к бинарным и конфигурационным файлам Docker </w:t>
      </w:r>
    </w:p>
    <w:p w:rsidR="00000000" w:rsidDel="00000000" w:rsidP="00000000" w:rsidRDefault="00000000" w:rsidRPr="00000000" w14:paraId="00000411">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Подсистема аудита в ядре Linux и демон auditd занимающийся журналированием событий аудита, позволяют настроить логирование доступа к критичным файлам Docker. Список файлов доступ к которым необходимо логировать приведен в таблице 1. </w:t>
      </w:r>
    </w:p>
    <w:p w:rsidR="00000000" w:rsidDel="00000000" w:rsidP="00000000" w:rsidRDefault="00000000" w:rsidRPr="00000000" w14:paraId="00000412">
      <w:pPr>
        <w:pageBreakBefore w:val="0"/>
        <w:widowControl w:val="0"/>
        <w:ind w:left="264" w:right="-595" w:firstLine="0"/>
        <w:rPr>
          <w:rFonts w:ascii="Times New Roman" w:cs="Times New Roman" w:eastAsia="Times New Roman" w:hAnsi="Times New Roman"/>
          <w:sz w:val="24"/>
          <w:szCs w:val="24"/>
        </w:rPr>
      </w:pPr>
      <w:r w:rsidDel="00000000" w:rsidR="00000000" w:rsidRPr="00000000">
        <w:rPr>
          <w:rtl w:val="0"/>
        </w:rPr>
      </w:r>
    </w:p>
    <w:tbl>
      <w:tblPr>
        <w:tblStyle w:val="Table13"/>
        <w:tblW w:w="9345.0" w:type="dxa"/>
        <w:jc w:val="left"/>
        <w:tblInd w:w="-10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35"/>
        <w:gridCol w:w="1755"/>
        <w:gridCol w:w="4755"/>
        <w:tblGridChange w:id="0">
          <w:tblGrid>
            <w:gridCol w:w="2835"/>
            <w:gridCol w:w="1755"/>
            <w:gridCol w:w="4755"/>
          </w:tblGrid>
        </w:tblGridChange>
      </w:tblGrid>
      <w:tr>
        <w:trPr>
          <w:cantSplit w:val="0"/>
          <w:trHeight w:val="42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413">
            <w:pPr>
              <w:pageBreakBefore w:val="0"/>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Задача</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414">
            <w:pPr>
              <w:pageBreakBefore w:val="0"/>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Учетные записи</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415">
            <w:pPr>
              <w:pageBreakBefore w:val="0"/>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Контролируемые файлы</w:t>
            </w:r>
          </w:p>
        </w:tc>
      </w:tr>
      <w:tr>
        <w:trPr>
          <w:cantSplit w:val="0"/>
          <w:trHeight w:val="159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416">
            <w:pPr>
              <w:pageBreakBefore w:val="0"/>
              <w:widowControl w:val="0"/>
              <w:spacing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Аудит успехов и отказов для конфигурационных файлов Docker</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417">
            <w:pPr>
              <w:pageBreakBefore w:val="0"/>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Все пользователи</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418">
            <w:pPr>
              <w:pageBreakBefore w:val="0"/>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/etc/docker /etc/docker/daemon./etc/systemd/system/ /etc/systemd/system/conf /etc/systemd/system/conf /lib/systemd/system/</w:t>
            </w:r>
          </w:p>
        </w:tc>
      </w:tr>
      <w:tr>
        <w:trPr>
          <w:cantSplit w:val="0"/>
          <w:trHeight w:val="78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419">
            <w:pPr>
              <w:pageBreakBefore w:val="0"/>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Аудит выполнения бинарных файлов Docker</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41A">
            <w:pPr>
              <w:pageBreakBefore w:val="0"/>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Все пользователи</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41B">
            <w:pPr>
              <w:pageBreakBefore w:val="0"/>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/usr/bin/docker /usr/bin/docker-containerd /usr/bin/docker-runc</w:t>
            </w:r>
          </w:p>
        </w:tc>
      </w:tr>
    </w:tbl>
    <w:p w:rsidR="00000000" w:rsidDel="00000000" w:rsidP="00000000" w:rsidRDefault="00000000" w:rsidRPr="00000000" w14:paraId="0000041C">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Таблица 1. Настройка сервиса auditd</w:t>
      </w:r>
    </w:p>
    <w:p w:rsidR="00000000" w:rsidDel="00000000" w:rsidP="00000000" w:rsidRDefault="00000000" w:rsidRPr="00000000" w14:paraId="0000041D">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На хосты с Docker необходимо добавить файл /ertc/audit/rules.d/docker.rules со следующим содержимым: </w:t>
      </w:r>
    </w:p>
    <w:p w:rsidR="00000000" w:rsidDel="00000000" w:rsidP="00000000" w:rsidRDefault="00000000" w:rsidRPr="00000000" w14:paraId="0000041E">
      <w:pPr>
        <w:pageBreakBefore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1F">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Docker config audit </w:t>
      </w:r>
    </w:p>
    <w:p w:rsidR="00000000" w:rsidDel="00000000" w:rsidP="00000000" w:rsidRDefault="00000000" w:rsidRPr="00000000" w14:paraId="00000420">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 /etc/docker -p wa -k docker_config </w:t>
      </w:r>
    </w:p>
    <w:p w:rsidR="00000000" w:rsidDel="00000000" w:rsidP="00000000" w:rsidRDefault="00000000" w:rsidRPr="00000000" w14:paraId="00000421">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 /etc/docker/daemon.js -p wa -k </w:t>
      </w:r>
    </w:p>
    <w:p w:rsidR="00000000" w:rsidDel="00000000" w:rsidP="00000000" w:rsidRDefault="00000000" w:rsidRPr="00000000" w14:paraId="00000422">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docker_config </w:t>
      </w:r>
    </w:p>
    <w:p w:rsidR="00000000" w:rsidDel="00000000" w:rsidP="00000000" w:rsidRDefault="00000000" w:rsidRPr="00000000" w14:paraId="00000423">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 /etc/systemd/system/docker.service -p wa </w:t>
      </w:r>
    </w:p>
    <w:p w:rsidR="00000000" w:rsidDel="00000000" w:rsidP="00000000" w:rsidRDefault="00000000" w:rsidRPr="00000000" w14:paraId="00000424">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 docker_config </w:t>
      </w:r>
    </w:p>
    <w:p w:rsidR="00000000" w:rsidDel="00000000" w:rsidP="00000000" w:rsidRDefault="00000000" w:rsidRPr="00000000" w14:paraId="00000425">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 /etc/systemd/system/docker.service.d/dockerdns. conf -p wa -k docker_config </w:t>
      </w:r>
    </w:p>
    <w:p w:rsidR="00000000" w:rsidDel="00000000" w:rsidP="00000000" w:rsidRDefault="00000000" w:rsidRPr="00000000" w14:paraId="00000426">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 /etc/systemd/system/docker.service.d/dockeroptions. conf -p wa</w:t>
      </w:r>
    </w:p>
    <w:p w:rsidR="00000000" w:rsidDel="00000000" w:rsidP="00000000" w:rsidRDefault="00000000" w:rsidRPr="00000000" w14:paraId="00000427">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–docker_config </w:t>
      </w:r>
    </w:p>
    <w:p w:rsidR="00000000" w:rsidDel="00000000" w:rsidP="00000000" w:rsidRDefault="00000000" w:rsidRPr="00000000" w14:paraId="00000428">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 /lib/systemd/system/docker.socket -p wa - k docker_config </w:t>
      </w:r>
    </w:p>
    <w:p w:rsidR="00000000" w:rsidDel="00000000" w:rsidP="00000000" w:rsidRDefault="00000000" w:rsidRPr="00000000" w14:paraId="00000429">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Docker binary audit </w:t>
      </w:r>
    </w:p>
    <w:p w:rsidR="00000000" w:rsidDel="00000000" w:rsidP="00000000" w:rsidRDefault="00000000" w:rsidRPr="00000000" w14:paraId="0000042A">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 /usr/bin/docker -p x -k docker_daemon </w:t>
      </w:r>
    </w:p>
    <w:p w:rsidR="00000000" w:rsidDel="00000000" w:rsidP="00000000" w:rsidRDefault="00000000" w:rsidRPr="00000000" w14:paraId="0000042B">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 /usr/bin/docker-containerd -p x -k docker_containerd </w:t>
      </w:r>
    </w:p>
    <w:p w:rsidR="00000000" w:rsidDel="00000000" w:rsidP="00000000" w:rsidRDefault="00000000" w:rsidRPr="00000000" w14:paraId="0000042C">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 /usr/bin/docker-runc -p x -k docker_runc</w:t>
      </w:r>
    </w:p>
    <w:p w:rsidR="00000000" w:rsidDel="00000000" w:rsidP="00000000" w:rsidRDefault="00000000" w:rsidRPr="00000000" w14:paraId="0000042D">
      <w:pPr>
        <w:pageBreakBefore w:val="0"/>
        <w:rPr>
          <w:sz w:val="24"/>
          <w:szCs w:val="24"/>
        </w:rPr>
      </w:pPr>
      <w:bookmarkStart w:colFirst="0" w:colLast="0" w:name="_1rvwp1q" w:id="62"/>
      <w:bookmarkEnd w:id="62"/>
      <w:r w:rsidDel="00000000" w:rsidR="00000000" w:rsidRPr="00000000">
        <w:rPr>
          <w:sz w:val="24"/>
          <w:szCs w:val="24"/>
          <w:rtl w:val="0"/>
        </w:rPr>
        <w:t xml:space="preserve">2. Конфигурация Docker демона </w:t>
      </w:r>
    </w:p>
    <w:p w:rsidR="00000000" w:rsidDel="00000000" w:rsidP="00000000" w:rsidRDefault="00000000" w:rsidRPr="00000000" w14:paraId="0000042E">
      <w:pPr>
        <w:pageBreakBefore w:val="0"/>
        <w:rPr/>
      </w:pPr>
      <w:bookmarkStart w:colFirst="0" w:colLast="0" w:name="_4bvk7pj" w:id="63"/>
      <w:bookmarkEnd w:id="63"/>
      <w:r w:rsidDel="00000000" w:rsidR="00000000" w:rsidRPr="00000000">
        <w:rPr>
          <w:rtl w:val="0"/>
        </w:rPr>
        <w:t xml:space="preserve">2.1 Установить уровень логирования info </w:t>
      </w:r>
    </w:p>
    <w:p w:rsidR="00000000" w:rsidDel="00000000" w:rsidP="00000000" w:rsidRDefault="00000000" w:rsidRPr="00000000" w14:paraId="0000042F">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Для удобного анализа логов Docker необходимо настроить максимально подробный уровень логов, при этом избегая большого количества ненужных сообщений. Уровень логов “Info” позволяет журналировать все логи, за исключение Debug-логов. Уровень Debug рекомендуется включать только в случае крайней необходимости. </w:t>
      </w:r>
    </w:p>
    <w:p w:rsidR="00000000" w:rsidDel="00000000" w:rsidP="00000000" w:rsidRDefault="00000000" w:rsidRPr="00000000" w14:paraId="00000430">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Проверка: </w:t>
      </w:r>
    </w:p>
    <w:p w:rsidR="00000000" w:rsidDel="00000000" w:rsidP="00000000" w:rsidRDefault="00000000" w:rsidRPr="00000000" w14:paraId="00000431">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ps -ef | grep dockerd | grep '\-\-loglevel' </w:t>
      </w:r>
    </w:p>
    <w:p w:rsidR="00000000" w:rsidDel="00000000" w:rsidP="00000000" w:rsidRDefault="00000000" w:rsidRPr="00000000" w14:paraId="00000432">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Убеждаемся, что опция --log-level не задана (код возврата 1). </w:t>
      </w:r>
    </w:p>
    <w:p w:rsidR="00000000" w:rsidDel="00000000" w:rsidP="00000000" w:rsidRDefault="00000000" w:rsidRPr="00000000" w14:paraId="00000433">
      <w:pPr>
        <w:pageBreakBefore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34">
      <w:pPr>
        <w:pageBreakBefore w:val="0"/>
        <w:rPr/>
      </w:pPr>
      <w:bookmarkStart w:colFirst="0" w:colLast="0" w:name="_2r0uhxc" w:id="64"/>
      <w:bookmarkEnd w:id="64"/>
      <w:r w:rsidDel="00000000" w:rsidR="00000000" w:rsidRPr="00000000">
        <w:rPr>
          <w:rtl w:val="0"/>
        </w:rPr>
        <w:t xml:space="preserve">2.2 Настройка Docker репозиториев </w:t>
      </w:r>
    </w:p>
    <w:p w:rsidR="00000000" w:rsidDel="00000000" w:rsidP="00000000" w:rsidRDefault="00000000" w:rsidRPr="00000000" w14:paraId="00000435">
      <w:pPr>
        <w:pageBreakBefore w:val="0"/>
        <w:rPr/>
      </w:pPr>
      <w:r w:rsidDel="00000000" w:rsidR="00000000" w:rsidRPr="00000000">
        <w:rPr>
          <w:rtl w:val="0"/>
        </w:rPr>
      </w:r>
    </w:p>
    <w:p w:rsidR="00000000" w:rsidDel="00000000" w:rsidP="00000000" w:rsidRDefault="00000000" w:rsidRPr="00000000" w14:paraId="00000436">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Docker может использовать как защищенные, так и незащищенные репозитории для хранения образов. Защищенные репозитории используют доверенный TLS-сертификат. Незащищенные репозитории могут использовать самоподписанные сертификаты или работать по HTTP. По умолчанию, Docker позволяет использовать только защищенные репозитории. Использование незащищенных репозиториев в производственной среде запрещено. </w:t>
      </w:r>
    </w:p>
    <w:p w:rsidR="00000000" w:rsidDel="00000000" w:rsidP="00000000" w:rsidRDefault="00000000" w:rsidRPr="00000000" w14:paraId="00000437">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Проверка: </w:t>
      </w:r>
    </w:p>
    <w:p w:rsidR="00000000" w:rsidDel="00000000" w:rsidP="00000000" w:rsidRDefault="00000000" w:rsidRPr="00000000" w14:paraId="00000438">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ps -ef | grep dockerd | grep '\-\-insecure-registry' </w:t>
      </w:r>
    </w:p>
    <w:p w:rsidR="00000000" w:rsidDel="00000000" w:rsidP="00000000" w:rsidRDefault="00000000" w:rsidRPr="00000000" w14:paraId="00000439">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Убеждаемся, что опция --insecure-registry не задана (код возврата 1). </w:t>
      </w:r>
    </w:p>
    <w:p w:rsidR="00000000" w:rsidDel="00000000" w:rsidP="00000000" w:rsidRDefault="00000000" w:rsidRPr="00000000" w14:paraId="0000043A">
      <w:pPr>
        <w:pageBreakBefore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3B">
      <w:pPr>
        <w:pageBreakBefore w:val="0"/>
        <w:rPr/>
      </w:pPr>
      <w:bookmarkStart w:colFirst="0" w:colLast="0" w:name="_1664s55" w:id="65"/>
      <w:bookmarkEnd w:id="65"/>
      <w:r w:rsidDel="00000000" w:rsidR="00000000" w:rsidRPr="00000000">
        <w:rPr>
          <w:rtl w:val="0"/>
        </w:rPr>
        <w:t xml:space="preserve">2.3 Настройка storage driver для Docker </w:t>
      </w:r>
    </w:p>
    <w:p w:rsidR="00000000" w:rsidDel="00000000" w:rsidP="00000000" w:rsidRDefault="00000000" w:rsidRPr="00000000" w14:paraId="0000043C">
      <w:pPr>
        <w:pageBreakBefore w:val="0"/>
        <w:rPr/>
      </w:pPr>
      <w:r w:rsidDel="00000000" w:rsidR="00000000" w:rsidRPr="00000000">
        <w:rPr>
          <w:rtl w:val="0"/>
        </w:rPr>
      </w:r>
    </w:p>
    <w:p w:rsidR="00000000" w:rsidDel="00000000" w:rsidP="00000000" w:rsidRDefault="00000000" w:rsidRPr="00000000" w14:paraId="0000043D">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Docker может использовать различные драйверы для хранения данных. В актуальных версиях ОС Ubuntu и RedHat рекомендуется использовать драйвер overlay2. </w:t>
      </w:r>
    </w:p>
    <w:p w:rsidR="00000000" w:rsidDel="00000000" w:rsidP="00000000" w:rsidRDefault="00000000" w:rsidRPr="00000000" w14:paraId="0000043E">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Проверка: </w:t>
      </w:r>
    </w:p>
    <w:p w:rsidR="00000000" w:rsidDel="00000000" w:rsidP="00000000" w:rsidRDefault="00000000" w:rsidRPr="00000000" w14:paraId="0000043F">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docker info | grep "Storage Driver: overlay2" </w:t>
      </w:r>
    </w:p>
    <w:p w:rsidR="00000000" w:rsidDel="00000000" w:rsidP="00000000" w:rsidRDefault="00000000" w:rsidRPr="00000000" w14:paraId="00000440">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Убеждаемся в наличии данной строки (код возврата 0). </w:t>
      </w:r>
    </w:p>
    <w:p w:rsidR="00000000" w:rsidDel="00000000" w:rsidP="00000000" w:rsidRDefault="00000000" w:rsidRPr="00000000" w14:paraId="00000441">
      <w:pPr>
        <w:pageBreakBefore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42">
      <w:pPr>
        <w:pageBreakBefore w:val="0"/>
        <w:rPr/>
      </w:pPr>
      <w:bookmarkStart w:colFirst="0" w:colLast="0" w:name="_3q5sasy" w:id="66"/>
      <w:bookmarkEnd w:id="66"/>
      <w:r w:rsidDel="00000000" w:rsidR="00000000" w:rsidRPr="00000000">
        <w:rPr>
          <w:rtl w:val="0"/>
        </w:rPr>
        <w:t xml:space="preserve">2.4 Доступ к демону Docker </w:t>
      </w:r>
    </w:p>
    <w:p w:rsidR="00000000" w:rsidDel="00000000" w:rsidP="00000000" w:rsidRDefault="00000000" w:rsidRPr="00000000" w14:paraId="00000443">
      <w:pPr>
        <w:pageBreakBefore w:val="0"/>
        <w:rPr/>
      </w:pPr>
      <w:r w:rsidDel="00000000" w:rsidR="00000000" w:rsidRPr="00000000">
        <w:rPr>
          <w:rtl w:val="0"/>
        </w:rPr>
      </w:r>
    </w:p>
    <w:p w:rsidR="00000000" w:rsidDel="00000000" w:rsidP="00000000" w:rsidRDefault="00000000" w:rsidRPr="00000000" w14:paraId="00000444">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По умолчанию, демон запускается на Unix сокете и не открывает TCP сокет. Для уменьшения вероятности несанкционированного доступа к демону. Рекомендуется изменять дефолтные настройки и открывать доступ к Docker по TCP только в случае необходимости. </w:t>
      </w:r>
    </w:p>
    <w:p w:rsidR="00000000" w:rsidDel="00000000" w:rsidP="00000000" w:rsidRDefault="00000000" w:rsidRPr="00000000" w14:paraId="00000445">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Проверка: </w:t>
      </w:r>
    </w:p>
    <w:p w:rsidR="00000000" w:rsidDel="00000000" w:rsidP="00000000" w:rsidRDefault="00000000" w:rsidRPr="00000000" w14:paraId="00000446">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ps -ef | grep dockerd | grep '\-H=' </w:t>
      </w:r>
    </w:p>
    <w:p w:rsidR="00000000" w:rsidDel="00000000" w:rsidP="00000000" w:rsidRDefault="00000000" w:rsidRPr="00000000" w14:paraId="00000447">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Убеждаемся в отсутствии какого-либо вывода (код возврата 1). </w:t>
      </w:r>
    </w:p>
    <w:p w:rsidR="00000000" w:rsidDel="00000000" w:rsidP="00000000" w:rsidRDefault="00000000" w:rsidRPr="00000000" w14:paraId="00000448">
      <w:pPr>
        <w:pageBreakBefore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49">
      <w:pPr>
        <w:pageBreakBefore w:val="0"/>
        <w:rPr/>
      </w:pPr>
      <w:bookmarkStart w:colFirst="0" w:colLast="0" w:name="_25b2l0r" w:id="67"/>
      <w:bookmarkEnd w:id="67"/>
      <w:r w:rsidDel="00000000" w:rsidR="00000000" w:rsidRPr="00000000">
        <w:rPr>
          <w:rtl w:val="0"/>
        </w:rPr>
        <w:t xml:space="preserve">2.5 Размер контейнера </w:t>
      </w:r>
    </w:p>
    <w:p w:rsidR="00000000" w:rsidDel="00000000" w:rsidP="00000000" w:rsidRDefault="00000000" w:rsidRPr="00000000" w14:paraId="0000044A">
      <w:pPr>
        <w:pageBreakBefore w:val="0"/>
        <w:rPr/>
      </w:pPr>
      <w:r w:rsidDel="00000000" w:rsidR="00000000" w:rsidRPr="00000000">
        <w:rPr>
          <w:rtl w:val="0"/>
        </w:rPr>
      </w:r>
    </w:p>
    <w:p w:rsidR="00000000" w:rsidDel="00000000" w:rsidP="00000000" w:rsidRDefault="00000000" w:rsidRPr="00000000" w14:paraId="0000044B">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По умолчанию, Docker запрещает запуск контейнеров размером больше 10G, рекомендуется не изменять это значение без явной необходимости. </w:t>
      </w:r>
    </w:p>
    <w:p w:rsidR="00000000" w:rsidDel="00000000" w:rsidP="00000000" w:rsidRDefault="00000000" w:rsidRPr="00000000" w14:paraId="0000044C">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Проверка: </w:t>
      </w:r>
    </w:p>
    <w:p w:rsidR="00000000" w:rsidDel="00000000" w:rsidP="00000000" w:rsidRDefault="00000000" w:rsidRPr="00000000" w14:paraId="0000044D">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ps -ef | grep dockerd | grep "dm\.basesize" </w:t>
      </w:r>
    </w:p>
    <w:p w:rsidR="00000000" w:rsidDel="00000000" w:rsidP="00000000" w:rsidRDefault="00000000" w:rsidRPr="00000000" w14:paraId="0000044E">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Убеждаемся в отсутствии какого-либо вывода (код возврата 1). </w:t>
      </w:r>
    </w:p>
    <w:p w:rsidR="00000000" w:rsidDel="00000000" w:rsidP="00000000" w:rsidRDefault="00000000" w:rsidRPr="00000000" w14:paraId="0000044F">
      <w:pPr>
        <w:pageBreakBefore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50">
      <w:pPr>
        <w:pageBreakBefore w:val="0"/>
        <w:rPr/>
      </w:pPr>
      <w:bookmarkStart w:colFirst="0" w:colLast="0" w:name="_kgcv8k" w:id="68"/>
      <w:bookmarkEnd w:id="68"/>
      <w:r w:rsidDel="00000000" w:rsidR="00000000" w:rsidRPr="00000000">
        <w:rPr>
          <w:rtl w:val="0"/>
        </w:rPr>
        <w:t xml:space="preserve">2.6 Использование драйвера логирования journald </w:t>
      </w:r>
    </w:p>
    <w:p w:rsidR="00000000" w:rsidDel="00000000" w:rsidP="00000000" w:rsidRDefault="00000000" w:rsidRPr="00000000" w14:paraId="00000451">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Docker поддерживает различные типы драйверов журналирования. Рекомендуется использовать драйвер журналирования, который позволит отправлять и хранить логи в централизованном хранилище graylog. Учитывая, что все логи с хостов автоматически собираются и отправляются в Graylog с помощью демона rsyslog, разумно использовать journald в качестве драйвера логирования. </w:t>
      </w:r>
    </w:p>
    <w:p w:rsidR="00000000" w:rsidDel="00000000" w:rsidP="00000000" w:rsidRDefault="00000000" w:rsidRPr="00000000" w14:paraId="00000452">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Проверка: </w:t>
      </w:r>
    </w:p>
    <w:p w:rsidR="00000000" w:rsidDel="00000000" w:rsidP="00000000" w:rsidRDefault="00000000" w:rsidRPr="00000000" w14:paraId="00000453">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docker info --format '{{ .LoggingDriver}}' | grep journald </w:t>
      </w:r>
    </w:p>
    <w:p w:rsidR="00000000" w:rsidDel="00000000" w:rsidP="00000000" w:rsidRDefault="00000000" w:rsidRPr="00000000" w14:paraId="00000454">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Убеждаемся в присутствии journald в выводе команды (код возврата 0). </w:t>
      </w:r>
    </w:p>
    <w:p w:rsidR="00000000" w:rsidDel="00000000" w:rsidP="00000000" w:rsidRDefault="00000000" w:rsidRPr="00000000" w14:paraId="00000455">
      <w:pPr>
        <w:pageBreakBefore w:val="0"/>
        <w:rPr/>
      </w:pPr>
      <w:bookmarkStart w:colFirst="0" w:colLast="0" w:name="_34g0dwd" w:id="69"/>
      <w:bookmarkEnd w:id="69"/>
      <w:r w:rsidDel="00000000" w:rsidR="00000000" w:rsidRPr="00000000">
        <w:rPr>
          <w:rtl w:val="0"/>
        </w:rPr>
        <w:t xml:space="preserve">2.7 Использование репозиториев </w:t>
      </w:r>
    </w:p>
    <w:p w:rsidR="00000000" w:rsidDel="00000000" w:rsidP="00000000" w:rsidRDefault="00000000" w:rsidRPr="00000000" w14:paraId="00000456">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Необходимо использовать последнюю стабильную версию репозиториев образов Docker. Использование устаревших не рекомендуется ввиду различных уязвимостей, а также плохой производительности. Docker позволяет отключить использование устаревших версий репозиториев. </w:t>
      </w:r>
    </w:p>
    <w:p w:rsidR="00000000" w:rsidDel="00000000" w:rsidP="00000000" w:rsidRDefault="00000000" w:rsidRPr="00000000" w14:paraId="00000457">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Проверка: </w:t>
      </w:r>
    </w:p>
    <w:p w:rsidR="00000000" w:rsidDel="00000000" w:rsidP="00000000" w:rsidRDefault="00000000" w:rsidRPr="00000000" w14:paraId="00000458">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ps -ef | grep dockerd | grep "\-\-disablelegacy- registry" </w:t>
      </w:r>
    </w:p>
    <w:p w:rsidR="00000000" w:rsidDel="00000000" w:rsidP="00000000" w:rsidRDefault="00000000" w:rsidRPr="00000000" w14:paraId="00000459">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Убеждаемся в присутствии --disable-legacy-registry в выводе команды (код возврата 0). </w:t>
      </w:r>
    </w:p>
    <w:p w:rsidR="00000000" w:rsidDel="00000000" w:rsidP="00000000" w:rsidRDefault="00000000" w:rsidRPr="00000000" w14:paraId="0000045A">
      <w:pPr>
        <w:pageBreakBefore w:val="0"/>
        <w:rPr/>
      </w:pPr>
      <w:bookmarkStart w:colFirst="0" w:colLast="0" w:name="_1jlao46" w:id="70"/>
      <w:bookmarkEnd w:id="70"/>
      <w:r w:rsidDel="00000000" w:rsidR="00000000" w:rsidRPr="00000000">
        <w:rPr>
          <w:rtl w:val="0"/>
        </w:rPr>
        <w:t xml:space="preserve">2.8 Использование параметра live-restore </w:t>
      </w:r>
    </w:p>
    <w:p w:rsidR="00000000" w:rsidDel="00000000" w:rsidP="00000000" w:rsidRDefault="00000000" w:rsidRPr="00000000" w14:paraId="0000045B">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По умолчанию, когда Docker демон прекращает свою работу, он также останавливает все запущенные контейнеры. Начиная с версии 1.12 Docker поддерживает возможность сохранять состояние контейнеров во время даунтайма Docker демона. Опция --live-restore позволяет сократить время простоя контейнеров во время сбоев в работе демона Docker, а также во время плановых обновлений. </w:t>
      </w:r>
    </w:p>
    <w:p w:rsidR="00000000" w:rsidDel="00000000" w:rsidP="00000000" w:rsidRDefault="00000000" w:rsidRPr="00000000" w14:paraId="0000045C">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Проверка: </w:t>
      </w:r>
    </w:p>
    <w:p w:rsidR="00000000" w:rsidDel="00000000" w:rsidP="00000000" w:rsidRDefault="00000000" w:rsidRPr="00000000" w14:paraId="0000045D">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docker info --format '{{ .LiveRestoreEnabled }}' | grep true </w:t>
      </w:r>
    </w:p>
    <w:p w:rsidR="00000000" w:rsidDel="00000000" w:rsidP="00000000" w:rsidRDefault="00000000" w:rsidRPr="00000000" w14:paraId="0000045E">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Убеждаемся, что Live Restore Enabled выставлена в true (код возврата 0). </w:t>
      </w:r>
    </w:p>
    <w:p w:rsidR="00000000" w:rsidDel="00000000" w:rsidP="00000000" w:rsidRDefault="00000000" w:rsidRPr="00000000" w14:paraId="0000045F">
      <w:pPr>
        <w:pageBreakBefore w:val="0"/>
        <w:rPr/>
      </w:pPr>
      <w:bookmarkStart w:colFirst="0" w:colLast="0" w:name="_43ky6rz" w:id="71"/>
      <w:bookmarkEnd w:id="71"/>
      <w:r w:rsidDel="00000000" w:rsidR="00000000" w:rsidRPr="00000000">
        <w:rPr>
          <w:rtl w:val="0"/>
        </w:rPr>
        <w:t xml:space="preserve">2.9 Отключение userland proxy </w:t>
      </w:r>
    </w:p>
    <w:p w:rsidR="00000000" w:rsidDel="00000000" w:rsidP="00000000" w:rsidRDefault="00000000" w:rsidRPr="00000000" w14:paraId="00000460">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Docker поддерживает два механизма для форвардинга портов из хоста в контейнер: hairpin NAT и userland proxy. Hairpin NAT поддерживается современными ядрами Linux и рекомендован к использованию, т.к. использует нативную функциональность iptables и является более производительным вариантом по сравнению с userland proxy. В случае, если hairpin proxy поддерживается ядром, userland proxy можно отключить. </w:t>
      </w:r>
    </w:p>
    <w:p w:rsidR="00000000" w:rsidDel="00000000" w:rsidP="00000000" w:rsidRDefault="00000000" w:rsidRPr="00000000" w14:paraId="00000461">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Проверка: </w:t>
      </w:r>
    </w:p>
    <w:p w:rsidR="00000000" w:rsidDel="00000000" w:rsidP="00000000" w:rsidRDefault="00000000" w:rsidRPr="00000000" w14:paraId="00000462">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ps -ef | grep dockerd | grep "\-\- userland-proxy=false" </w:t>
      </w:r>
    </w:p>
    <w:p w:rsidR="00000000" w:rsidDel="00000000" w:rsidP="00000000" w:rsidRDefault="00000000" w:rsidRPr="00000000" w14:paraId="00000463">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Убеждаемся, что опция --userland-proxy выставлена в false (код возврата 0). </w:t>
      </w:r>
    </w:p>
    <w:p w:rsidR="00000000" w:rsidDel="00000000" w:rsidP="00000000" w:rsidRDefault="00000000" w:rsidRPr="00000000" w14:paraId="00000464">
      <w:pPr>
        <w:pageBreakBefore w:val="0"/>
        <w:rPr/>
      </w:pPr>
      <w:bookmarkStart w:colFirst="0" w:colLast="0" w:name="_2iq8gzs" w:id="72"/>
      <w:bookmarkEnd w:id="72"/>
      <w:r w:rsidDel="00000000" w:rsidR="00000000" w:rsidRPr="00000000">
        <w:rPr>
          <w:rtl w:val="0"/>
        </w:rPr>
        <w:t xml:space="preserve">2.10 Экспериментальные функции </w:t>
      </w:r>
    </w:p>
    <w:p w:rsidR="00000000" w:rsidDel="00000000" w:rsidP="00000000" w:rsidRDefault="00000000" w:rsidRPr="00000000" w14:paraId="00000465">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Добавление опции --experimental позволяет включить экспериментальные функции Docker, не устанавливая отдельную сборку. Поскольку подобные функции не являются </w:t>
      </w:r>
    </w:p>
    <w:p w:rsidR="00000000" w:rsidDel="00000000" w:rsidP="00000000" w:rsidRDefault="00000000" w:rsidRPr="00000000" w14:paraId="00000466">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протестированными и могут приводить к нестабильной работе Docker API не рекомендуется включать данную опцию в производственном окружении. </w:t>
      </w:r>
    </w:p>
    <w:p w:rsidR="00000000" w:rsidDel="00000000" w:rsidP="00000000" w:rsidRDefault="00000000" w:rsidRPr="00000000" w14:paraId="00000467">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Проверка: </w:t>
      </w:r>
    </w:p>
    <w:p w:rsidR="00000000" w:rsidDel="00000000" w:rsidP="00000000" w:rsidRDefault="00000000" w:rsidRPr="00000000" w14:paraId="00000468">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docker version --format '{{ .Server.Experimental }}' | grep false </w:t>
      </w:r>
    </w:p>
    <w:p w:rsidR="00000000" w:rsidDel="00000000" w:rsidP="00000000" w:rsidRDefault="00000000" w:rsidRPr="00000000" w14:paraId="00000469">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Убеждаемся, что опция --experimental выставлена в false (код возврата 0). </w:t>
      </w:r>
    </w:p>
    <w:p w:rsidR="00000000" w:rsidDel="00000000" w:rsidP="00000000" w:rsidRDefault="00000000" w:rsidRPr="00000000" w14:paraId="0000046A">
      <w:pPr>
        <w:pageBreakBefore w:val="0"/>
        <w:rPr/>
      </w:pPr>
      <w:bookmarkStart w:colFirst="0" w:colLast="0" w:name="_xvir7l" w:id="73"/>
      <w:bookmarkEnd w:id="73"/>
      <w:r w:rsidDel="00000000" w:rsidR="00000000" w:rsidRPr="00000000">
        <w:rPr>
          <w:rtl w:val="0"/>
        </w:rPr>
        <w:t xml:space="preserve">2.11 Права на конфигурационные файлы демона Docker </w:t>
      </w:r>
    </w:p>
    <w:p w:rsidR="00000000" w:rsidDel="00000000" w:rsidP="00000000" w:rsidRDefault="00000000" w:rsidRPr="00000000" w14:paraId="0000046B">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В таблице 2 представлены владельцы и права конфигурационных файлов Docker.</w:t>
      </w:r>
    </w:p>
    <w:tbl>
      <w:tblPr>
        <w:tblStyle w:val="Table14"/>
        <w:tblW w:w="9465.0" w:type="dxa"/>
        <w:jc w:val="left"/>
        <w:tblInd w:w="-10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480"/>
        <w:gridCol w:w="3105"/>
        <w:gridCol w:w="2880"/>
        <w:tblGridChange w:id="0">
          <w:tblGrid>
            <w:gridCol w:w="3480"/>
            <w:gridCol w:w="3105"/>
            <w:gridCol w:w="2880"/>
          </w:tblGrid>
        </w:tblGridChange>
      </w:tblGrid>
      <w:tr>
        <w:trPr>
          <w:cantSplit w:val="0"/>
          <w:trHeight w:val="42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46C">
            <w:pPr>
              <w:pageBreakBefore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файл/директория</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46D">
            <w:pPr>
              <w:pageBreakBefore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Права доступа</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46E">
            <w:pPr>
              <w:pageBreakBefore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Владелец: группа</w:t>
            </w:r>
          </w:p>
        </w:tc>
      </w:tr>
      <w:tr>
        <w:trPr>
          <w:cantSplit w:val="0"/>
          <w:trHeight w:val="33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46F">
            <w:pPr>
              <w:pageBreakBefore w:val="0"/>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docker.service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470">
            <w:pPr>
              <w:pageBreakBefore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644</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471">
            <w:pPr>
              <w:pageBreakBefore w:val="0"/>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root:root</w:t>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472">
            <w:pPr>
              <w:pageBreakBefore w:val="0"/>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docker.socket</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473">
            <w:pPr>
              <w:pageBreakBefore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644</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474">
            <w:pPr>
              <w:pageBreakBefore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root:root</w:t>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475">
            <w:pPr>
              <w:pageBreakBefore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/etc/docker</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476">
            <w:pPr>
              <w:pageBreakBefore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700</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477">
            <w:pPr>
              <w:pageBreakBefore w:val="0"/>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root:root</w:t>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478">
            <w:pPr>
              <w:pageBreakBefore w:val="0"/>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/var/run/docker</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479">
            <w:pPr>
              <w:pageBreakBefore w:val="0"/>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660</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47A">
            <w:pPr>
              <w:pageBreakBefore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root:docker</w:t>
            </w:r>
          </w:p>
        </w:tc>
      </w:tr>
      <w:tr>
        <w:trPr>
          <w:cantSplit w:val="0"/>
          <w:trHeight w:val="31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47B">
            <w:pPr>
              <w:pageBreakBefore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/etc/docker/daemon.json</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47C">
            <w:pPr>
              <w:pageBreakBefore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644</w:t>
              <w:tab/>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47D">
            <w:pPr>
              <w:pageBreakBefore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root:root</w:t>
            </w:r>
          </w:p>
        </w:tc>
      </w:tr>
    </w:tbl>
    <w:p w:rsidR="00000000" w:rsidDel="00000000" w:rsidP="00000000" w:rsidRDefault="00000000" w:rsidRPr="00000000" w14:paraId="0000047E">
      <w:pPr>
        <w:pageBreakBefore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7F">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Проверка: </w:t>
      </w:r>
    </w:p>
    <w:p w:rsidR="00000000" w:rsidDel="00000000" w:rsidP="00000000" w:rsidRDefault="00000000" w:rsidRPr="00000000" w14:paraId="00000480">
      <w:pPr>
        <w:pageBreakBefore w:val="0"/>
        <w:widowControl w:val="0"/>
        <w:spacing w:before="33" w:lineRule="auto"/>
        <w:ind w:left="264" w:right="3144" w:firstLine="23.000000000000007"/>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stat -c %U:%G $(sudo systemctl show - p FragmentPath docker.service | cut -d '=' -f 2) | grep root:root </w:t>
      </w:r>
    </w:p>
    <w:p w:rsidR="00000000" w:rsidDel="00000000" w:rsidP="00000000" w:rsidRDefault="00000000" w:rsidRPr="00000000" w14:paraId="00000481">
      <w:pPr>
        <w:pageBreakBefore w:val="0"/>
        <w:widowControl w:val="0"/>
        <w:spacing w:before="28" w:lineRule="auto"/>
        <w:ind w:left="264" w:right="3432" w:firstLine="23.000000000000007"/>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stat -c %a $(sudo systemctl show -p FragmentPath docker.service | cut -d '=' -f 2)| grep 644 </w:t>
      </w:r>
    </w:p>
    <w:p w:rsidR="00000000" w:rsidDel="00000000" w:rsidP="00000000" w:rsidRDefault="00000000" w:rsidRPr="00000000" w14:paraId="00000482">
      <w:pPr>
        <w:pageBreakBefore w:val="0"/>
        <w:widowControl w:val="0"/>
        <w:spacing w:before="28" w:lineRule="auto"/>
        <w:ind w:left="264" w:right="3144" w:firstLine="23.000000000000007"/>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stat -c %U:%G $(sudo systemctl show - p FragmentPath docker.socket | cut -d '=' -f 2) | grep root:root </w:t>
      </w:r>
    </w:p>
    <w:p w:rsidR="00000000" w:rsidDel="00000000" w:rsidP="00000000" w:rsidRDefault="00000000" w:rsidRPr="00000000" w14:paraId="00000483">
      <w:pPr>
        <w:pageBreakBefore w:val="0"/>
        <w:widowControl w:val="0"/>
        <w:spacing w:before="28" w:lineRule="auto"/>
        <w:ind w:left="264" w:right="3432" w:firstLine="23.000000000000007"/>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stat -c %a $(sudo systemctl show -p FragmentPath docker.service | cut -d '=' -f 2)| grep 644 </w:t>
      </w:r>
    </w:p>
    <w:p w:rsidR="00000000" w:rsidDel="00000000" w:rsidP="00000000" w:rsidRDefault="00000000" w:rsidRPr="00000000" w14:paraId="00000484">
      <w:pPr>
        <w:pageBreakBefore w:val="0"/>
        <w:widowControl w:val="0"/>
        <w:spacing w:before="28" w:lineRule="auto"/>
        <w:ind w:left="264" w:right="3864" w:firstLine="23.000000000000007"/>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stat -c %U:%G /etc/docker | grep root:root </w:t>
      </w:r>
    </w:p>
    <w:p w:rsidR="00000000" w:rsidDel="00000000" w:rsidP="00000000" w:rsidRDefault="00000000" w:rsidRPr="00000000" w14:paraId="00000485">
      <w:pPr>
        <w:pageBreakBefore w:val="0"/>
        <w:widowControl w:val="0"/>
        <w:spacing w:before="33" w:lineRule="auto"/>
        <w:ind w:left="264" w:right="3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stat -c %a /etc/docker | grep 700 </w:t>
      </w:r>
    </w:p>
    <w:p w:rsidR="00000000" w:rsidDel="00000000" w:rsidP="00000000" w:rsidRDefault="00000000" w:rsidRPr="00000000" w14:paraId="00000486">
      <w:pPr>
        <w:pageBreakBefore w:val="0"/>
        <w:widowControl w:val="0"/>
        <w:spacing w:before="28" w:lineRule="auto"/>
        <w:ind w:left="264" w:right="3288" w:firstLine="23.000000000000007"/>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stat -c %U:%G /var/run/docker.sock | grep root:docker </w:t>
      </w:r>
    </w:p>
    <w:p w:rsidR="00000000" w:rsidDel="00000000" w:rsidP="00000000" w:rsidRDefault="00000000" w:rsidRPr="00000000" w14:paraId="00000487">
      <w:pPr>
        <w:pageBreakBefore w:val="0"/>
        <w:widowControl w:val="0"/>
        <w:spacing w:before="28" w:lineRule="auto"/>
        <w:ind w:left="264" w:right="3720" w:firstLine="23.000000000000007"/>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stat -c %a /var/run/docker.sock | grep 660 </w:t>
      </w:r>
    </w:p>
    <w:p w:rsidR="00000000" w:rsidDel="00000000" w:rsidP="00000000" w:rsidRDefault="00000000" w:rsidRPr="00000000" w14:paraId="00000488">
      <w:pPr>
        <w:pageBreakBefore w:val="0"/>
        <w:widowControl w:val="0"/>
        <w:spacing w:before="33" w:lineRule="auto"/>
        <w:ind w:left="264" w:right="3144" w:firstLine="23.000000000000007"/>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stat -c %U:%G /etc/docker/daemon.json | grep root:root </w:t>
      </w:r>
    </w:p>
    <w:p w:rsidR="00000000" w:rsidDel="00000000" w:rsidP="00000000" w:rsidRDefault="00000000" w:rsidRPr="00000000" w14:paraId="00000489">
      <w:pPr>
        <w:pageBreakBefore w:val="0"/>
        <w:widowControl w:val="0"/>
        <w:spacing w:before="33" w:lineRule="auto"/>
        <w:ind w:left="264" w:right="3144" w:firstLine="23.000000000000007"/>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stat -c %a /etc/docker/daemon.json | grep 644</w:t>
      </w:r>
    </w:p>
    <w:p w:rsidR="00000000" w:rsidDel="00000000" w:rsidP="00000000" w:rsidRDefault="00000000" w:rsidRPr="00000000" w14:paraId="0000048A">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Убеждаемся, что все проверки возвращают ожидаемые значения (код возврата 0) </w:t>
      </w:r>
    </w:p>
    <w:p w:rsidR="00000000" w:rsidDel="00000000" w:rsidP="00000000" w:rsidRDefault="00000000" w:rsidRPr="00000000" w14:paraId="0000048B">
      <w:pPr>
        <w:pageBreakBefore w:val="0"/>
        <w:rPr>
          <w:sz w:val="28"/>
          <w:szCs w:val="28"/>
        </w:rPr>
      </w:pPr>
      <w:bookmarkStart w:colFirst="0" w:colLast="0" w:name="_3hv69ve" w:id="74"/>
      <w:bookmarkEnd w:id="74"/>
      <w:r w:rsidDel="00000000" w:rsidR="00000000" w:rsidRPr="00000000">
        <w:rPr>
          <w:sz w:val="28"/>
          <w:szCs w:val="28"/>
          <w:rtl w:val="0"/>
        </w:rPr>
        <w:t xml:space="preserve">3. Образы контейнеров и Dockerfile </w:t>
      </w:r>
    </w:p>
    <w:p w:rsidR="00000000" w:rsidDel="00000000" w:rsidP="00000000" w:rsidRDefault="00000000" w:rsidRPr="00000000" w14:paraId="0000048C">
      <w:pPr>
        <w:pageBreakBefore w:val="0"/>
        <w:rPr/>
      </w:pPr>
      <w:bookmarkStart w:colFirst="0" w:colLast="0" w:name="_1x0gk37" w:id="75"/>
      <w:bookmarkEnd w:id="75"/>
      <w:r w:rsidDel="00000000" w:rsidR="00000000" w:rsidRPr="00000000">
        <w:rPr>
          <w:rtl w:val="0"/>
        </w:rPr>
        <w:t xml:space="preserve">3.1 Пользователь для запуска процессов в контейнере </w:t>
      </w:r>
    </w:p>
    <w:p w:rsidR="00000000" w:rsidDel="00000000" w:rsidP="00000000" w:rsidRDefault="00000000" w:rsidRPr="00000000" w14:paraId="0000048D">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По умолчанию, процессы в контейнере запускаются с привилегиями пользователя root. В случаях, когда процессам в контейнере не нужны root-привилегии, хорошей практикой является запуск процессов от обычного пользователя. Для </w:t>
      </w:r>
    </w:p>
    <w:p w:rsidR="00000000" w:rsidDel="00000000" w:rsidP="00000000" w:rsidRDefault="00000000" w:rsidRPr="00000000" w14:paraId="0000048E">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этого в Dockerfile перед сборкой образа необходимо добавить строки с созданием и использованием пользователя. </w:t>
      </w:r>
    </w:p>
    <w:p w:rsidR="00000000" w:rsidDel="00000000" w:rsidP="00000000" w:rsidRDefault="00000000" w:rsidRPr="00000000" w14:paraId="0000048F">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Например: </w:t>
      </w:r>
    </w:p>
    <w:p w:rsidR="00000000" w:rsidDel="00000000" w:rsidP="00000000" w:rsidRDefault="00000000" w:rsidRPr="00000000" w14:paraId="00000490">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RUN useradd -d /home/username -m -s </w:t>
      </w:r>
    </w:p>
    <w:p w:rsidR="00000000" w:rsidDel="00000000" w:rsidP="00000000" w:rsidRDefault="00000000" w:rsidRPr="00000000" w14:paraId="00000491">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/bin/bash username </w:t>
      </w:r>
    </w:p>
    <w:p w:rsidR="00000000" w:rsidDel="00000000" w:rsidP="00000000" w:rsidRDefault="00000000" w:rsidRPr="00000000" w14:paraId="00000492">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 username </w:t>
      </w:r>
    </w:p>
    <w:p w:rsidR="00000000" w:rsidDel="00000000" w:rsidP="00000000" w:rsidRDefault="00000000" w:rsidRPr="00000000" w14:paraId="00000493">
      <w:pPr>
        <w:pageBreakBefore w:val="0"/>
        <w:rPr/>
      </w:pPr>
      <w:bookmarkStart w:colFirst="0" w:colLast="0" w:name="_4h042r0" w:id="76"/>
      <w:bookmarkEnd w:id="76"/>
      <w:r w:rsidDel="00000000" w:rsidR="00000000" w:rsidRPr="00000000">
        <w:rPr>
          <w:rtl w:val="0"/>
        </w:rPr>
        <w:t xml:space="preserve">3.2 Использование доверенных образов </w:t>
      </w:r>
    </w:p>
    <w:p w:rsidR="00000000" w:rsidDel="00000000" w:rsidP="00000000" w:rsidRDefault="00000000" w:rsidRPr="00000000" w14:paraId="00000494">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Использование Docker-образов из публичных источников является потенциально небезопасным. Необходимо определить список доверенных публичных источников репозиториев, а также использовать приватный докер репозиторий для образов, разработанных в БФКО. </w:t>
      </w:r>
    </w:p>
    <w:p w:rsidR="00000000" w:rsidDel="00000000" w:rsidP="00000000" w:rsidRDefault="00000000" w:rsidRPr="00000000" w14:paraId="00000495">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Список доверенных публичных репозиториев: </w:t>
      </w:r>
    </w:p>
    <w:p w:rsidR="00000000" w:rsidDel="00000000" w:rsidP="00000000" w:rsidRDefault="00000000" w:rsidRPr="00000000" w14:paraId="00000496">
      <w:pPr>
        <w:pageBreakBefore w:val="0"/>
        <w:widowControl w:val="0"/>
        <w:spacing w:before="52" w:lineRule="auto"/>
        <w:ind w:left="264" w:right="4694"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gcr.io/google_containers </w:t>
      </w:r>
    </w:p>
    <w:p w:rsidR="00000000" w:rsidDel="00000000" w:rsidP="00000000" w:rsidRDefault="00000000" w:rsidRPr="00000000" w14:paraId="00000497">
      <w:pPr>
        <w:pageBreakBefore w:val="0"/>
        <w:widowControl w:val="0"/>
        <w:spacing w:before="52" w:lineRule="auto"/>
        <w:ind w:left="264" w:right="4694"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quay.io/coreos </w:t>
      </w:r>
    </w:p>
    <w:p w:rsidR="00000000" w:rsidDel="00000000" w:rsidP="00000000" w:rsidRDefault="00000000" w:rsidRPr="00000000" w14:paraId="00000498">
      <w:pPr>
        <w:pageBreakBefore w:val="0"/>
        <w:widowControl w:val="0"/>
        <w:spacing w:before="52" w:lineRule="auto"/>
        <w:ind w:left="264" w:right="4694"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quay.io/calico </w:t>
      </w:r>
    </w:p>
    <w:p w:rsidR="00000000" w:rsidDel="00000000" w:rsidP="00000000" w:rsidRDefault="00000000" w:rsidRPr="00000000" w14:paraId="00000499">
      <w:pPr>
        <w:pageBreakBefore w:val="0"/>
        <w:widowControl w:val="0"/>
        <w:spacing w:before="52" w:lineRule="auto"/>
        <w:ind w:left="264" w:right="4694"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nginx </w:t>
      </w:r>
    </w:p>
    <w:p w:rsidR="00000000" w:rsidDel="00000000" w:rsidP="00000000" w:rsidRDefault="00000000" w:rsidRPr="00000000" w14:paraId="0000049A">
      <w:pPr>
        <w:pageBreakBefore w:val="0"/>
        <w:widowControl w:val="0"/>
        <w:spacing w:before="52" w:lineRule="auto"/>
        <w:ind w:left="264" w:right="4694"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consul </w:t>
      </w:r>
    </w:p>
    <w:p w:rsidR="00000000" w:rsidDel="00000000" w:rsidP="00000000" w:rsidRDefault="00000000" w:rsidRPr="00000000" w14:paraId="0000049B">
      <w:pPr>
        <w:pageBreakBefore w:val="0"/>
        <w:widowControl w:val="0"/>
        <w:spacing w:before="52" w:lineRule="auto"/>
        <w:ind w:left="264" w:right="4694"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 alpine </w:t>
      </w:r>
    </w:p>
    <w:p w:rsidR="00000000" w:rsidDel="00000000" w:rsidP="00000000" w:rsidRDefault="00000000" w:rsidRPr="00000000" w14:paraId="0000049C">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Список приватных репозиториев БФКО: </w:t>
      </w:r>
    </w:p>
    <w:p w:rsidR="00000000" w:rsidDel="00000000" w:rsidP="00000000" w:rsidRDefault="00000000" w:rsidRPr="00000000" w14:paraId="0000049D">
      <w:pPr>
        <w:pageBreakBefore w:val="0"/>
        <w:widowControl w:val="0"/>
        <w:spacing w:before="52" w:lineRule="auto"/>
        <w:ind w:left="264" w:right="9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_____________________________ </w:t>
      </w:r>
    </w:p>
    <w:p w:rsidR="00000000" w:rsidDel="00000000" w:rsidP="00000000" w:rsidRDefault="00000000" w:rsidRPr="00000000" w14:paraId="0000049E">
      <w:pPr>
        <w:pageBreakBefore w:val="0"/>
        <w:widowControl w:val="0"/>
        <w:spacing w:before="52" w:lineRule="auto"/>
        <w:ind w:left="264" w:right="9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_____________________________ </w:t>
      </w:r>
    </w:p>
    <w:p w:rsidR="00000000" w:rsidDel="00000000" w:rsidP="00000000" w:rsidRDefault="00000000" w:rsidRPr="00000000" w14:paraId="0000049F">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Использование иных репозиториев в производственной среде возможно, только по согласованию с ДИБ </w:t>
      </w:r>
    </w:p>
    <w:p w:rsidR="00000000" w:rsidDel="00000000" w:rsidP="00000000" w:rsidRDefault="00000000" w:rsidRPr="00000000" w14:paraId="000004A0">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Проверка: </w:t>
      </w:r>
    </w:p>
    <w:p w:rsidR="00000000" w:rsidDel="00000000" w:rsidP="00000000" w:rsidRDefault="00000000" w:rsidRPr="00000000" w14:paraId="000004A1">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docker images | grep -v -E " (gcr.io\/google_containers|quay.io\/coreos|q uay.io\/calico|nginx|consul|alpine|863690967 072.dkr.ecr.eu-central-1.amazonaws.com)" </w:t>
      </w:r>
    </w:p>
    <w:p w:rsidR="00000000" w:rsidDel="00000000" w:rsidP="00000000" w:rsidRDefault="00000000" w:rsidRPr="00000000" w14:paraId="000004A2">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Убеждаемся, что команда не возвращает результат (код возврата 1). </w:t>
      </w:r>
    </w:p>
    <w:p w:rsidR="00000000" w:rsidDel="00000000" w:rsidP="00000000" w:rsidRDefault="00000000" w:rsidRPr="00000000" w14:paraId="000004A3">
      <w:pPr>
        <w:pageBreakBefore w:val="0"/>
        <w:rPr/>
      </w:pPr>
      <w:bookmarkStart w:colFirst="0" w:colLast="0" w:name="_2w5ecyt" w:id="77"/>
      <w:bookmarkEnd w:id="77"/>
      <w:r w:rsidDel="00000000" w:rsidR="00000000" w:rsidRPr="00000000">
        <w:rPr>
          <w:rtl w:val="0"/>
        </w:rPr>
        <w:t xml:space="preserve">3.3 Рекомендации по созданию Docker образа </w:t>
      </w:r>
    </w:p>
    <w:p w:rsidR="00000000" w:rsidDel="00000000" w:rsidP="00000000" w:rsidRDefault="00000000" w:rsidRPr="00000000" w14:paraId="000004A4">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При создании образа Docker необходимо руководствоваться следующими правилами: </w:t>
      </w:r>
    </w:p>
    <w:p w:rsidR="00000000" w:rsidDel="00000000" w:rsidP="00000000" w:rsidRDefault="00000000" w:rsidRPr="00000000" w14:paraId="000004A5">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Образы должны быть минималистичными, необходимо добавлять в образ только ПО необходимое для работы приложения в контейнере. Благодаря этому уменьшается количество потенциально уязвимых пакетов и библиотек, образы занимают меньше места на хостовой машине и быстрее загружаются из приватного репозитория. Хорошей практикой является использование образа Alpine Linux в качестве базового образа. Alpine Linux - легковесный дистрибутив, размер которого составляет 4-5мб. </w:t>
      </w:r>
    </w:p>
    <w:p w:rsidR="00000000" w:rsidDel="00000000" w:rsidP="00000000" w:rsidRDefault="00000000" w:rsidRPr="00000000" w14:paraId="000004A6">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Придерживаться правила “один сервис - один контейнер”. Не запускать в одном контейнере несколько разных по функционалу сервисов (например, с помощью supervisord и подобных утилит). </w:t>
      </w:r>
    </w:p>
    <w:p w:rsidR="00000000" w:rsidDel="00000000" w:rsidP="00000000" w:rsidRDefault="00000000" w:rsidRPr="00000000" w14:paraId="000004A7">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Запрещается также запускать внутри контейнера openssh-server, rsyslog и т.п. системные сервисы. Использование внутри контейнера утилит strace и tcpdump и т.п. разрешается только в случае необходимости в экстренной отладке сервиса. </w:t>
      </w:r>
    </w:p>
    <w:p w:rsidR="00000000" w:rsidDel="00000000" w:rsidP="00000000" w:rsidRDefault="00000000" w:rsidRPr="00000000" w14:paraId="000004A8">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 Запрещается хранить внутри Docker образа пароли, ключи, секреты и т.п. Для передачи приватных данных внутрь контейнера необходимо использовать штатные средства Docker или системы оркестрации (Kubernetes) </w:t>
      </w:r>
    </w:p>
    <w:p w:rsidR="00000000" w:rsidDel="00000000" w:rsidP="00000000" w:rsidRDefault="00000000" w:rsidRPr="00000000" w14:paraId="000004A9">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Проверки: </w:t>
      </w:r>
    </w:p>
    <w:p w:rsidR="00000000" w:rsidDel="00000000" w:rsidP="00000000" w:rsidRDefault="00000000" w:rsidRPr="00000000" w14:paraId="000004AA">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Вывести список образов больше 1 ГБ: </w:t>
      </w:r>
    </w:p>
    <w:p w:rsidR="00000000" w:rsidDel="00000000" w:rsidP="00000000" w:rsidRDefault="00000000" w:rsidRPr="00000000" w14:paraId="000004AB">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docker images --format '{{ .Repository }}: {{ .Size }}' | grep GB </w:t>
      </w:r>
    </w:p>
    <w:p w:rsidR="00000000" w:rsidDel="00000000" w:rsidP="00000000" w:rsidRDefault="00000000" w:rsidRPr="00000000" w14:paraId="000004AC">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Вывести запущенные в контейнерах процессы, проверить, что среди них нет нежелательных: </w:t>
      </w:r>
    </w:p>
    <w:p w:rsidR="00000000" w:rsidDel="00000000" w:rsidP="00000000" w:rsidRDefault="00000000" w:rsidRPr="00000000" w14:paraId="000004AD">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systemd-cgls /kubepods /docker --no-pager | grep -E " (ssh|strace|curl|wget|rsyslog|tcpdump|sh|sup ervisord|runit)" </w:t>
      </w:r>
    </w:p>
    <w:p w:rsidR="00000000" w:rsidDel="00000000" w:rsidP="00000000" w:rsidRDefault="00000000" w:rsidRPr="00000000" w14:paraId="000004AE">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Обе проверки не должны возвращать результат (код возврата 1). </w:t>
      </w:r>
    </w:p>
    <w:p w:rsidR="00000000" w:rsidDel="00000000" w:rsidP="00000000" w:rsidRDefault="00000000" w:rsidRPr="00000000" w14:paraId="000004AF">
      <w:pPr>
        <w:pageBreakBefore w:val="0"/>
        <w:rPr>
          <w:sz w:val="28"/>
          <w:szCs w:val="28"/>
        </w:rPr>
      </w:pPr>
      <w:bookmarkStart w:colFirst="0" w:colLast="0" w:name="_1baon6m" w:id="78"/>
      <w:bookmarkEnd w:id="78"/>
      <w:r w:rsidDel="00000000" w:rsidR="00000000" w:rsidRPr="00000000">
        <w:rPr>
          <w:sz w:val="28"/>
          <w:szCs w:val="28"/>
          <w:rtl w:val="0"/>
        </w:rPr>
        <w:t xml:space="preserve">4. Среда исполнения контейнеров </w:t>
      </w:r>
    </w:p>
    <w:p w:rsidR="00000000" w:rsidDel="00000000" w:rsidP="00000000" w:rsidRDefault="00000000" w:rsidRPr="00000000" w14:paraId="000004B0">
      <w:pPr>
        <w:pageBreakBefore w:val="0"/>
        <w:rPr/>
      </w:pPr>
      <w:bookmarkStart w:colFirst="0" w:colLast="0" w:name="_3vac5uf" w:id="79"/>
      <w:bookmarkEnd w:id="79"/>
      <w:r w:rsidDel="00000000" w:rsidR="00000000" w:rsidRPr="00000000">
        <w:rPr>
          <w:rtl w:val="0"/>
        </w:rPr>
        <w:t xml:space="preserve">4.1 Использование AppArmor </w:t>
      </w:r>
    </w:p>
    <w:p w:rsidR="00000000" w:rsidDel="00000000" w:rsidP="00000000" w:rsidRDefault="00000000" w:rsidRPr="00000000" w14:paraId="000004B1">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AppArmor - это реализация Модуля безопасности Линукс по управлению доступом на основе имен. AppArmor ограничивает отдельные программы набором перечисленных файлов и возможностями в соответствии с правилами. AppArmor доступен в ОС Ubuntu/RedHat в дефолтной инсталляции. Docker также поддерживает использование AppArmor для запускаемых контейнеров и поставляется с предустановленным дефолтным профилем AppArmor. </w:t>
      </w:r>
    </w:p>
    <w:p w:rsidR="00000000" w:rsidDel="00000000" w:rsidP="00000000" w:rsidRDefault="00000000" w:rsidRPr="00000000" w14:paraId="000004B2">
      <w:pPr>
        <w:pageBreakBefore w:val="0"/>
        <w:rPr/>
      </w:pPr>
      <w:bookmarkStart w:colFirst="0" w:colLast="0" w:name="_2afmg28" w:id="80"/>
      <w:bookmarkEnd w:id="80"/>
      <w:r w:rsidDel="00000000" w:rsidR="00000000" w:rsidRPr="00000000">
        <w:rPr>
          <w:rtl w:val="0"/>
        </w:rPr>
        <w:t xml:space="preserve">4.2 Использование привилегированных контейнеров</w:t>
      </w:r>
    </w:p>
    <w:p w:rsidR="00000000" w:rsidDel="00000000" w:rsidP="00000000" w:rsidRDefault="00000000" w:rsidRPr="00000000" w14:paraId="000004B3">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Использование опции --priveleged позволяет контейнеру использовать все Linux capabilities, добавляя контейнеру привилегии, практически равные хостовым. Использование привилегированных контейнеров возможно только в особенных случаях и должно строго регламентироваться. Список контейнеров, в кластерах Kubernetes, которые запущены с опцией --priveleged: </w:t>
      </w:r>
    </w:p>
    <w:p w:rsidR="00000000" w:rsidDel="00000000" w:rsidP="00000000" w:rsidRDefault="00000000" w:rsidRPr="00000000" w14:paraId="000004B4">
      <w:pPr>
        <w:pageBreakBefore w:val="0"/>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calico-node - системный контейнер, часть инфраструктуры Kubernetes </w:t>
      </w:r>
    </w:p>
    <w:p w:rsidR="00000000" w:rsidDel="00000000" w:rsidP="00000000" w:rsidRDefault="00000000" w:rsidRPr="00000000" w14:paraId="000004B5">
      <w:pPr>
        <w:pageBreakBefore w:val="0"/>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kube-proxy - системный контейнер, часть инфраструктуры Kubernetes </w:t>
      </w:r>
    </w:p>
    <w:p w:rsidR="00000000" w:rsidDel="00000000" w:rsidP="00000000" w:rsidRDefault="00000000" w:rsidRPr="00000000" w14:paraId="000004B6">
      <w:pPr>
        <w:pageBreakBefore w:val="0"/>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nginx-proxy - системный контейнер, часть инфраструктуры Kubernetes </w:t>
      </w:r>
    </w:p>
    <w:p w:rsidR="00000000" w:rsidDel="00000000" w:rsidP="00000000" w:rsidRDefault="00000000" w:rsidRPr="00000000" w14:paraId="000004B7">
      <w:pPr>
        <w:pageBreakBefore w:val="0"/>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Запуск других контейнеров с опцией –priveleged должна согласовываться с УОИБ </w:t>
      </w:r>
    </w:p>
    <w:p w:rsidR="00000000" w:rsidDel="00000000" w:rsidP="00000000" w:rsidRDefault="00000000" w:rsidRPr="00000000" w14:paraId="000004B8">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Проверка: </w:t>
      </w:r>
    </w:p>
    <w:p w:rsidR="00000000" w:rsidDel="00000000" w:rsidP="00000000" w:rsidRDefault="00000000" w:rsidRPr="00000000" w14:paraId="000004B9">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docker ps --quiet --all | xargs docker inspect --format '{{ .Name }}: Privileged={{ .HostConfig.Privileged }}' | grep true | grep -v -E '(calico-node|kube-proxy|nginxproxy)' </w:t>
        <w:br w:type="textWrapping"/>
        <w:t xml:space="preserve">Убеждаемся в отсутствии привилегированных контейнеров (код возврата 1). </w:t>
      </w:r>
    </w:p>
    <w:p w:rsidR="00000000" w:rsidDel="00000000" w:rsidP="00000000" w:rsidRDefault="00000000" w:rsidRPr="00000000" w14:paraId="000004BA">
      <w:pPr>
        <w:pageBreakBefore w:val="0"/>
        <w:rPr/>
      </w:pPr>
      <w:bookmarkStart w:colFirst="0" w:colLast="0" w:name="_pkwqa1" w:id="81"/>
      <w:bookmarkEnd w:id="81"/>
      <w:r w:rsidDel="00000000" w:rsidR="00000000" w:rsidRPr="00000000">
        <w:rPr>
          <w:rtl w:val="0"/>
        </w:rPr>
        <w:t xml:space="preserve">4.3 Использование привилегированных портов </w:t>
      </w:r>
    </w:p>
    <w:p w:rsidR="00000000" w:rsidDel="00000000" w:rsidP="00000000" w:rsidRDefault="00000000" w:rsidRPr="00000000" w14:paraId="000004BB">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Порты с номерами ниже 1024 считаются привилегированными портами. Обычным пользователям запрещается использовать такие порты. Однако Docker- контейнеры позволяют “мапить” порты внутри контейнера на привилегированные порты хоста.</w:t>
      </w:r>
    </w:p>
    <w:p w:rsidR="00000000" w:rsidDel="00000000" w:rsidP="00000000" w:rsidRDefault="00000000" w:rsidRPr="00000000" w14:paraId="000004BC">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Рекомендуется не использовать привилегированные порты хоста для трансляции трафика в контейнер. </w:t>
      </w:r>
    </w:p>
    <w:p w:rsidR="00000000" w:rsidDel="00000000" w:rsidP="00000000" w:rsidRDefault="00000000" w:rsidRPr="00000000" w14:paraId="000004BD">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Проверка: </w:t>
      </w:r>
    </w:p>
    <w:p w:rsidR="00000000" w:rsidDel="00000000" w:rsidP="00000000" w:rsidRDefault="00000000" w:rsidRPr="00000000" w14:paraId="000004BE">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docker ps --quiet | xargs docker inspect - -format '{{ .Id }}: Ports={{ .NetworkSettings.Ports }}' </w:t>
      </w:r>
    </w:p>
    <w:p w:rsidR="00000000" w:rsidDel="00000000" w:rsidP="00000000" w:rsidRDefault="00000000" w:rsidRPr="00000000" w14:paraId="000004BF">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Убеждаемся в том, что порты контейнера не смаплены в привилегированные порты хоста. </w:t>
      </w:r>
    </w:p>
    <w:p w:rsidR="00000000" w:rsidDel="00000000" w:rsidP="00000000" w:rsidRDefault="00000000" w:rsidRPr="00000000" w14:paraId="000004C0">
      <w:pPr>
        <w:pageBreakBefore w:val="0"/>
        <w:rPr/>
      </w:pPr>
      <w:bookmarkStart w:colFirst="0" w:colLast="0" w:name="_39kk8xu" w:id="82"/>
      <w:bookmarkEnd w:id="82"/>
      <w:r w:rsidDel="00000000" w:rsidR="00000000" w:rsidRPr="00000000">
        <w:rPr>
          <w:rtl w:val="0"/>
        </w:rPr>
        <w:t xml:space="preserve">4.4 Использование сетевых пространств имен </w:t>
      </w:r>
    </w:p>
    <w:p w:rsidR="00000000" w:rsidDel="00000000" w:rsidP="00000000" w:rsidRDefault="00000000" w:rsidRPr="00000000" w14:paraId="000004C1">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При использовании опции --net=host Docker контейнер не использует отдельный сетевой стек и запускается в сетевом пространстве хоста. Рекомендуется использовать данную опцию только при необходимости, например, в случае запуска системных контейнеров. В кластерах Kubernetes с опцией --net=host запускаются только следующие системные контейнеры: </w:t>
      </w:r>
    </w:p>
    <w:p w:rsidR="00000000" w:rsidDel="00000000" w:rsidP="00000000" w:rsidRDefault="00000000" w:rsidRPr="00000000" w14:paraId="000004C2">
      <w:pPr>
        <w:pageBreakBefore w:val="0"/>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calico-node - системный контейнер, часть инфраструктуры Kubernetes </w:t>
      </w:r>
    </w:p>
    <w:p w:rsidR="00000000" w:rsidDel="00000000" w:rsidP="00000000" w:rsidRDefault="00000000" w:rsidRPr="00000000" w14:paraId="000004C3">
      <w:pPr>
        <w:pageBreakBefore w:val="0"/>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kube-proxy - системный контейнер, часть инфраструктуры Kubernetes </w:t>
      </w:r>
    </w:p>
    <w:p w:rsidR="00000000" w:rsidDel="00000000" w:rsidP="00000000" w:rsidRDefault="00000000" w:rsidRPr="00000000" w14:paraId="000004C4">
      <w:pPr>
        <w:pageBreakBefore w:val="0"/>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nginx-proxy - системный контейнер, часть инфраструктуры Kubernetes </w:t>
      </w:r>
    </w:p>
    <w:p w:rsidR="00000000" w:rsidDel="00000000" w:rsidP="00000000" w:rsidRDefault="00000000" w:rsidRPr="00000000" w14:paraId="000004C5">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Проверка: </w:t>
      </w:r>
    </w:p>
    <w:p w:rsidR="00000000" w:rsidDel="00000000" w:rsidP="00000000" w:rsidRDefault="00000000" w:rsidRPr="00000000" w14:paraId="000004C6">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docker ps --quiet --all | xargs docker inspect --format '{{ .Name }}: NetworkMode= {{ .HostConfig.NetworkMode }}' | grep host | grep -v -E '(calico-node|kube-proxy|nginxproxy)' </w:t>
        <w:br w:type="textWrapping"/>
        <w:t xml:space="preserve">Убеждаемся в отсутствии привилегированных контейнеров (код возврата 1). </w:t>
      </w:r>
    </w:p>
    <w:p w:rsidR="00000000" w:rsidDel="00000000" w:rsidP="00000000" w:rsidRDefault="00000000" w:rsidRPr="00000000" w14:paraId="000004C7">
      <w:pPr>
        <w:pageBreakBefore w:val="0"/>
        <w:rPr/>
      </w:pPr>
      <w:bookmarkStart w:colFirst="0" w:colLast="0" w:name="_1opuj5n" w:id="83"/>
      <w:bookmarkEnd w:id="83"/>
      <w:r w:rsidDel="00000000" w:rsidR="00000000" w:rsidRPr="00000000">
        <w:rPr>
          <w:rtl w:val="0"/>
        </w:rPr>
        <w:t xml:space="preserve">4.5 Использование пространств имен процессов </w:t>
      </w:r>
    </w:p>
    <w:p w:rsidR="00000000" w:rsidDel="00000000" w:rsidP="00000000" w:rsidRDefault="00000000" w:rsidRPr="00000000" w14:paraId="000004C8">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Пространство имен процессов (PID namespaces) изолирует процесс или группы процессов благодаря разделению номеров PID. Таким образом процессы с одинаковыми PID могут быть запущены в разных пространствах имен. Запуск контейнера с флагом --pid=host позволяет запустить контейнер пространстве процессов хоста, таким образом процессы в контейнере смогут взаимодействовать с процессами хоста. Не рекомендуется запускать контейнеры с флагом --pid=host. </w:t>
      </w:r>
    </w:p>
    <w:p w:rsidR="00000000" w:rsidDel="00000000" w:rsidP="00000000" w:rsidRDefault="00000000" w:rsidRPr="00000000" w14:paraId="000004C9">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Проверка: </w:t>
      </w:r>
    </w:p>
    <w:p w:rsidR="00000000" w:rsidDel="00000000" w:rsidP="00000000" w:rsidRDefault="00000000" w:rsidRPr="00000000" w14:paraId="000004CA">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docker ps --quiet --all | xargs docker inspect --format '{{ .Id }}: PidMode={{ .HostConfig.PidMode }}' | grep host </w:t>
      </w:r>
    </w:p>
    <w:p w:rsidR="00000000" w:rsidDel="00000000" w:rsidP="00000000" w:rsidRDefault="00000000" w:rsidRPr="00000000" w14:paraId="000004CB">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Убеждаемся в отсутствии контейнеров с PidMode=host (код возврата 1). </w:t>
      </w:r>
    </w:p>
    <w:p w:rsidR="00000000" w:rsidDel="00000000" w:rsidP="00000000" w:rsidRDefault="00000000" w:rsidRPr="00000000" w14:paraId="000004CC">
      <w:pPr>
        <w:pageBreakBefore w:val="0"/>
        <w:rPr/>
      </w:pPr>
      <w:bookmarkStart w:colFirst="0" w:colLast="0" w:name="_48pi1tg" w:id="84"/>
      <w:bookmarkEnd w:id="84"/>
      <w:r w:rsidDel="00000000" w:rsidR="00000000" w:rsidRPr="00000000">
        <w:rPr>
          <w:rtl w:val="0"/>
        </w:rPr>
        <w:t xml:space="preserve">4.6 Использование пространств имен межпроцессорного взаимодействия </w:t>
      </w:r>
    </w:p>
    <w:p w:rsidR="00000000" w:rsidDel="00000000" w:rsidP="00000000" w:rsidRDefault="00000000" w:rsidRPr="00000000" w14:paraId="000004CD">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Пространства имен IPC предоставляет позволяют разделить IPC между хостом и процессами в контейнере. Опция --ips=host отключает разделение IPC между хостом и контейнером, ввиду чего использование этой опции не рекомендуется. </w:t>
      </w:r>
    </w:p>
    <w:p w:rsidR="00000000" w:rsidDel="00000000" w:rsidP="00000000" w:rsidRDefault="00000000" w:rsidRPr="00000000" w14:paraId="000004CE">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Проверка: </w:t>
      </w:r>
    </w:p>
    <w:p w:rsidR="00000000" w:rsidDel="00000000" w:rsidP="00000000" w:rsidRDefault="00000000" w:rsidRPr="00000000" w14:paraId="000004CF">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docker ps --quiet --all | xargs docker inspect --format '{{ .Id }}: IpcMode={{ .HostConfig.IpcMode }}' | grep host </w:t>
      </w:r>
    </w:p>
    <w:p w:rsidR="00000000" w:rsidDel="00000000" w:rsidP="00000000" w:rsidRDefault="00000000" w:rsidRPr="00000000" w14:paraId="000004D0">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Убеждаемся в отсутствии контейнеров с IpcMode=host (код возврата 1). </w:t>
      </w:r>
    </w:p>
    <w:p w:rsidR="00000000" w:rsidDel="00000000" w:rsidP="00000000" w:rsidRDefault="00000000" w:rsidRPr="00000000" w14:paraId="000004D1">
      <w:pPr>
        <w:pageBreakBefore w:val="0"/>
        <w:rPr/>
      </w:pPr>
      <w:bookmarkStart w:colFirst="0" w:colLast="0" w:name="_2nusc19" w:id="85"/>
      <w:bookmarkEnd w:id="85"/>
      <w:r w:rsidDel="00000000" w:rsidR="00000000" w:rsidRPr="00000000">
        <w:rPr>
          <w:rtl w:val="0"/>
        </w:rPr>
        <w:t xml:space="preserve">4.7 Проброс устройств в контейнер </w:t>
      </w:r>
    </w:p>
    <w:p w:rsidR="00000000" w:rsidDel="00000000" w:rsidP="00000000" w:rsidRDefault="00000000" w:rsidRPr="00000000" w14:paraId="000004D2">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Хостовые устройства могут быть предоставлены контейнеру во время старта с помощью опции -- device, в таком случае контейнер получит полный доступ к устройству. Не рекомендуется предоставлять устройства контейнеру напрямую. </w:t>
      </w:r>
    </w:p>
    <w:p w:rsidR="00000000" w:rsidDel="00000000" w:rsidP="00000000" w:rsidRDefault="00000000" w:rsidRPr="00000000" w14:paraId="000004D3">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Проверка: </w:t>
      </w:r>
    </w:p>
    <w:p w:rsidR="00000000" w:rsidDel="00000000" w:rsidP="00000000" w:rsidRDefault="00000000" w:rsidRPr="00000000" w14:paraId="000004D4">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docker ps --quiet --all | xargs docker inspect --format '{{ .Id }}: Devices={{ .HostConfig.Devices }}' | grep -v -E '(\ [\]|no value)' </w:t>
      </w:r>
    </w:p>
    <w:p w:rsidR="00000000" w:rsidDel="00000000" w:rsidP="00000000" w:rsidRDefault="00000000" w:rsidRPr="00000000" w14:paraId="000004D5">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Убеждаемся в отсутствии контейнеров с Device равным какому-то значению (код возврата 1). </w:t>
      </w:r>
    </w:p>
    <w:p w:rsidR="00000000" w:rsidDel="00000000" w:rsidP="00000000" w:rsidRDefault="00000000" w:rsidRPr="00000000" w14:paraId="000004D6">
      <w:pPr>
        <w:pageBreakBefore w:val="0"/>
        <w:rPr/>
      </w:pPr>
      <w:bookmarkStart w:colFirst="0" w:colLast="0" w:name="_1302m92" w:id="86"/>
      <w:bookmarkEnd w:id="86"/>
      <w:r w:rsidDel="00000000" w:rsidR="00000000" w:rsidRPr="00000000">
        <w:rPr>
          <w:rtl w:val="0"/>
        </w:rPr>
        <w:t xml:space="preserve">4.8 Использование пространства имен UTS </w:t>
      </w:r>
    </w:p>
    <w:p w:rsidR="00000000" w:rsidDel="00000000" w:rsidP="00000000" w:rsidRDefault="00000000" w:rsidRPr="00000000" w14:paraId="000004D7">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Благодаря пространству имён UTS каждый контейнер может иметь свой собственное имя хоста и доменное имя NIS. Использование хостового пространства имен (опция --uts=host) UTS позволяет контейнеру изменять имя хостовой машины. Рекомендуется использовать данный параметр только в случае, если hostname в контейнере должен совпадать с хостовой машиной. В кластерах Kubernetes с опцией --utc=host запускаются только следующие системные контейнеры: </w:t>
      </w:r>
    </w:p>
    <w:p w:rsidR="00000000" w:rsidDel="00000000" w:rsidP="00000000" w:rsidRDefault="00000000" w:rsidRPr="00000000" w14:paraId="000004D8">
      <w:pPr>
        <w:pageBreakBefore w:val="0"/>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kube-apiserver - системный контейнер, часть инфраструктуры Kubernetes </w:t>
      </w:r>
    </w:p>
    <w:p w:rsidR="00000000" w:rsidDel="00000000" w:rsidP="00000000" w:rsidRDefault="00000000" w:rsidRPr="00000000" w14:paraId="000004D9">
      <w:pPr>
        <w:pageBreakBefore w:val="0"/>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kube-controller-manager – системный контейнер, часть инфраструктуры Kubernetes </w:t>
      </w:r>
    </w:p>
    <w:p w:rsidR="00000000" w:rsidDel="00000000" w:rsidP="00000000" w:rsidRDefault="00000000" w:rsidRPr="00000000" w14:paraId="000004DA">
      <w:pPr>
        <w:pageBreakBefore w:val="0"/>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kube-scheduler - системный контейнер, часть инфраструктуры Kubernetes </w:t>
      </w:r>
    </w:p>
    <w:p w:rsidR="00000000" w:rsidDel="00000000" w:rsidP="00000000" w:rsidRDefault="00000000" w:rsidRPr="00000000" w14:paraId="000004DB">
      <w:pPr>
        <w:pageBreakBefore w:val="0"/>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 kube-proxy - системный контейнер, часть инфраструктуры Kubernetes </w:t>
      </w:r>
    </w:p>
    <w:p w:rsidR="00000000" w:rsidDel="00000000" w:rsidP="00000000" w:rsidRDefault="00000000" w:rsidRPr="00000000" w14:paraId="000004DC">
      <w:pPr>
        <w:pageBreakBefore w:val="0"/>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 calico-node - системный контейнер, часть инфраструктуры Kubernetes </w:t>
      </w:r>
    </w:p>
    <w:p w:rsidR="00000000" w:rsidDel="00000000" w:rsidP="00000000" w:rsidRDefault="00000000" w:rsidRPr="00000000" w14:paraId="000004DD">
      <w:pPr>
        <w:pageBreakBefore w:val="0"/>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 calico-kube-controllers – системный контейнер, часть инфраструктуры Kubernetes </w:t>
      </w:r>
    </w:p>
    <w:p w:rsidR="00000000" w:rsidDel="00000000" w:rsidP="00000000" w:rsidRDefault="00000000" w:rsidRPr="00000000" w14:paraId="000004DE">
      <w:pPr>
        <w:pageBreakBefore w:val="0"/>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 kube-proxy - системный контейнер, часть инфраструктуры Kubernetes </w:t>
      </w:r>
    </w:p>
    <w:p w:rsidR="00000000" w:rsidDel="00000000" w:rsidP="00000000" w:rsidRDefault="00000000" w:rsidRPr="00000000" w14:paraId="000004DF">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Проверка: </w:t>
      </w:r>
    </w:p>
    <w:p w:rsidR="00000000" w:rsidDel="00000000" w:rsidP="00000000" w:rsidRDefault="00000000" w:rsidRPr="00000000" w14:paraId="000004E0">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docker ps --quiet --all | xargs docker inspect --format '{{ .Name }}: UTSMode={{ .HostConfig.UTSMode }}' | grep -E -v " (calico-node|calico-kube|kubeapiserver| kube-proxy|kube-controllermanager| kube-scheduler|calico-kubecontrollers)" | grep host </w:t>
      </w:r>
    </w:p>
    <w:p w:rsidR="00000000" w:rsidDel="00000000" w:rsidP="00000000" w:rsidRDefault="00000000" w:rsidRPr="00000000" w14:paraId="000004E1">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Убеждаемся в отсутствии контейнеров с UTSMode=host (код возврата 1). </w:t>
      </w:r>
    </w:p>
    <w:p w:rsidR="00000000" w:rsidDel="00000000" w:rsidP="00000000" w:rsidRDefault="00000000" w:rsidRPr="00000000" w14:paraId="000004E2">
      <w:pPr>
        <w:pageBreakBefore w:val="0"/>
        <w:rPr/>
      </w:pPr>
      <w:bookmarkStart w:colFirst="0" w:colLast="0" w:name="_3mzq4wv" w:id="87"/>
      <w:bookmarkEnd w:id="87"/>
      <w:r w:rsidDel="00000000" w:rsidR="00000000" w:rsidRPr="00000000">
        <w:rPr>
          <w:rtl w:val="0"/>
        </w:rPr>
        <w:t xml:space="preserve">4.9 Монтирование unix- сокета Docker </w:t>
      </w:r>
    </w:p>
    <w:p w:rsidR="00000000" w:rsidDel="00000000" w:rsidP="00000000" w:rsidRDefault="00000000" w:rsidRPr="00000000" w14:paraId="000004E3">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Если unix-сокет Docker смонтирован в Docker контейнер, процессы запущенные в контейнере получают полный доступ к Docker демону хоста. </w:t>
      </w:r>
    </w:p>
    <w:p w:rsidR="00000000" w:rsidDel="00000000" w:rsidP="00000000" w:rsidRDefault="00000000" w:rsidRPr="00000000" w14:paraId="000004E4">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Монтирование unix-сокета в контейнер разрешается только нам машинах CI/CD, где необходимо запускать образы Docker In Docker для сборки и тестирования приложения. </w:t>
      </w:r>
    </w:p>
    <w:p w:rsidR="00000000" w:rsidDel="00000000" w:rsidP="00000000" w:rsidRDefault="00000000" w:rsidRPr="00000000" w14:paraId="000004E5">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Проверка: </w:t>
      </w:r>
    </w:p>
    <w:p w:rsidR="00000000" w:rsidDel="00000000" w:rsidP="00000000" w:rsidRDefault="00000000" w:rsidRPr="00000000" w14:paraId="000004E6">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docker ps --quiet --all | xargs docker inspect --format '{{ .Id }}: Volumes={{ .Mounts }}' | grep docker.sock </w:t>
      </w:r>
    </w:p>
    <w:p w:rsidR="00000000" w:rsidDel="00000000" w:rsidP="00000000" w:rsidRDefault="00000000" w:rsidRPr="00000000" w14:paraId="000004E7">
      <w:pPr>
        <w:pageBreakBefore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E8">
      <w:pPr>
        <w:pageBreakBefore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E9">
      <w:pPr>
        <w:pStyle w:val="Title"/>
        <w:pageBreakBefore w:val="0"/>
        <w:rPr>
          <w:rFonts w:ascii="Times New Roman" w:cs="Times New Roman" w:eastAsia="Times New Roman" w:hAnsi="Times New Roman"/>
        </w:rPr>
      </w:pPr>
      <w:bookmarkStart w:colFirst="0" w:colLast="0" w:name="_2250f4o" w:id="88"/>
      <w:bookmarkEnd w:id="88"/>
      <w:r w:rsidDel="00000000" w:rsidR="00000000" w:rsidRPr="00000000">
        <w:br w:type="page"/>
      </w:r>
      <w:r w:rsidDel="00000000" w:rsidR="00000000" w:rsidRPr="00000000">
        <w:rPr>
          <w:rtl w:val="0"/>
        </w:rPr>
      </w:r>
    </w:p>
    <w:p w:rsidR="00000000" w:rsidDel="00000000" w:rsidP="00000000" w:rsidRDefault="00000000" w:rsidRPr="00000000" w14:paraId="000004EA">
      <w:pPr>
        <w:pStyle w:val="Title"/>
        <w:pageBreakBefore w:val="0"/>
        <w:rPr>
          <w:rFonts w:ascii="Times New Roman" w:cs="Times New Roman" w:eastAsia="Times New Roman" w:hAnsi="Times New Roman"/>
        </w:rPr>
      </w:pPr>
      <w:bookmarkStart w:colFirst="0" w:colLast="0" w:name="_haapch" w:id="89"/>
      <w:bookmarkEnd w:id="89"/>
      <w:r w:rsidDel="00000000" w:rsidR="00000000" w:rsidRPr="00000000">
        <w:rPr>
          <w:rFonts w:ascii="Times New Roman" w:cs="Times New Roman" w:eastAsia="Times New Roman" w:hAnsi="Times New Roman"/>
          <w:rtl w:val="0"/>
        </w:rPr>
        <w:t xml:space="preserve">Приложение 3. “Спецификация API чат-бота”</w:t>
      </w:r>
    </w:p>
    <w:p w:rsidR="00000000" w:rsidDel="00000000" w:rsidP="00000000" w:rsidRDefault="00000000" w:rsidRPr="00000000" w14:paraId="000004EB">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Метод интеграции чат-бота с API Genesys чата будет определен по ходу реализации проекта на основе согласования между Исполнителем и Заказчиком.</w:t>
      </w:r>
    </w:p>
    <w:p w:rsidR="00000000" w:rsidDel="00000000" w:rsidP="00000000" w:rsidRDefault="00000000" w:rsidRPr="00000000" w14:paraId="000004EC">
      <w:pPr>
        <w:pageBreakBefore w:val="0"/>
        <w:rPr>
          <w:rFonts w:ascii="Times New Roman" w:cs="Times New Roman" w:eastAsia="Times New Roman" w:hAnsi="Times New Roman"/>
        </w:rPr>
      </w:pPr>
      <w:bookmarkStart w:colFirst="0" w:colLast="0" w:name="_319y80a" w:id="90"/>
      <w:bookmarkEnd w:id="90"/>
      <w:r w:rsidDel="00000000" w:rsidR="00000000" w:rsidRPr="00000000">
        <w:rPr>
          <w:rtl w:val="0"/>
        </w:rPr>
      </w:r>
    </w:p>
    <w:p w:rsidR="00000000" w:rsidDel="00000000" w:rsidP="00000000" w:rsidRDefault="00000000" w:rsidRPr="00000000" w14:paraId="000004ED">
      <w:pPr>
        <w:pStyle w:val="Title"/>
        <w:pageBreakBefore w:val="0"/>
        <w:rPr>
          <w:rFonts w:ascii="Times New Roman" w:cs="Times New Roman" w:eastAsia="Times New Roman" w:hAnsi="Times New Roman"/>
        </w:rPr>
      </w:pPr>
      <w:bookmarkStart w:colFirst="0" w:colLast="0" w:name="_1gf8i83" w:id="91"/>
      <w:bookmarkEnd w:id="91"/>
      <w:r w:rsidDel="00000000" w:rsidR="00000000" w:rsidRPr="00000000">
        <w:br w:type="page"/>
      </w:r>
      <w:r w:rsidDel="00000000" w:rsidR="00000000" w:rsidRPr="00000000">
        <w:rPr>
          <w:rtl w:val="0"/>
        </w:rPr>
      </w:r>
    </w:p>
    <w:p w:rsidR="00000000" w:rsidDel="00000000" w:rsidP="00000000" w:rsidRDefault="00000000" w:rsidRPr="00000000" w14:paraId="000004EE">
      <w:pPr>
        <w:pStyle w:val="Title"/>
        <w:pageBreakBefore w:val="0"/>
        <w:rPr>
          <w:rFonts w:ascii="Times New Roman" w:cs="Times New Roman" w:eastAsia="Times New Roman" w:hAnsi="Times New Roman"/>
        </w:rPr>
      </w:pPr>
      <w:bookmarkStart w:colFirst="0" w:colLast="0" w:name="_40ew0vw" w:id="92"/>
      <w:bookmarkEnd w:id="92"/>
      <w:r w:rsidDel="00000000" w:rsidR="00000000" w:rsidRPr="00000000">
        <w:rPr>
          <w:rFonts w:ascii="Times New Roman" w:cs="Times New Roman" w:eastAsia="Times New Roman" w:hAnsi="Times New Roman"/>
          <w:rtl w:val="0"/>
        </w:rPr>
        <w:t xml:space="preserve">Приложение 4. “Краткое описание требований к работам на Этапе 2 проекта”</w:t>
      </w:r>
    </w:p>
    <w:p w:rsidR="00000000" w:rsidDel="00000000" w:rsidP="00000000" w:rsidRDefault="00000000" w:rsidRPr="00000000" w14:paraId="000004EF">
      <w:pPr>
        <w:pageBreakBefore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F0">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В данном документе содержится перечень работ, которые должны быть выполнены на </w:t>
      </w:r>
      <w:r w:rsidDel="00000000" w:rsidR="00000000" w:rsidRPr="00000000">
        <w:rPr>
          <w:rFonts w:ascii="Times New Roman" w:cs="Times New Roman" w:eastAsia="Times New Roman" w:hAnsi="Times New Roman"/>
          <w:i w:val="1"/>
          <w:iCs w:val="1"/>
          <w:rtl w:val="0"/>
        </w:rPr>
        <w:t xml:space="preserve">Этапе 2</w:t>
      </w:r>
      <w:r w:rsidDel="00000000" w:rsidR="00000000" w:rsidRPr="00000000">
        <w:rPr>
          <w:rFonts w:ascii="Times New Roman" w:cs="Times New Roman" w:eastAsia="Times New Roman" w:hAnsi="Times New Roman"/>
          <w:rtl w:val="0"/>
        </w:rPr>
        <w:t xml:space="preserve"> проекта. Цель </w:t>
      </w:r>
      <w:r w:rsidDel="00000000" w:rsidR="00000000" w:rsidRPr="00000000">
        <w:rPr>
          <w:rFonts w:ascii="Times New Roman" w:cs="Times New Roman" w:eastAsia="Times New Roman" w:hAnsi="Times New Roman"/>
          <w:i w:val="1"/>
          <w:iCs w:val="1"/>
          <w:rtl w:val="0"/>
        </w:rPr>
        <w:t xml:space="preserve">Этапа 2</w:t>
      </w:r>
      <w:r w:rsidDel="00000000" w:rsidR="00000000" w:rsidRPr="00000000">
        <w:rPr>
          <w:rFonts w:ascii="Times New Roman" w:cs="Times New Roman" w:eastAsia="Times New Roman" w:hAnsi="Times New Roman"/>
          <w:rtl w:val="0"/>
        </w:rPr>
        <w:t xml:space="preserve"> - перевод выбранного решения в режим промышленной эксплуатации. </w:t>
      </w:r>
    </w:p>
    <w:p w:rsidR="00000000" w:rsidDel="00000000" w:rsidP="00000000" w:rsidRDefault="00000000" w:rsidRPr="00000000" w14:paraId="000004F1">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Состав указанных работ и требования к ним могут уточняться и корректироваться по итогам Этапа 1 проекта и с учетом особенностей выбранного решения чат-бота.</w:t>
      </w:r>
    </w:p>
    <w:p w:rsidR="00000000" w:rsidDel="00000000" w:rsidP="00000000" w:rsidRDefault="00000000" w:rsidRPr="00000000" w14:paraId="000004F2">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Продолжительность второго этапа 6 месяцев.</w:t>
      </w:r>
    </w:p>
    <w:p w:rsidR="00000000" w:rsidDel="00000000" w:rsidP="00000000" w:rsidRDefault="00000000" w:rsidRPr="00000000" w14:paraId="000004F3">
      <w:pPr>
        <w:pageBreakBefore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F4">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Перечень работ </w:t>
      </w:r>
      <w:r w:rsidDel="00000000" w:rsidR="00000000" w:rsidRPr="00000000">
        <w:rPr>
          <w:rFonts w:ascii="Times New Roman" w:cs="Times New Roman" w:eastAsia="Times New Roman" w:hAnsi="Times New Roman"/>
          <w:i w:val="1"/>
          <w:iCs w:val="1"/>
          <w:rtl w:val="0"/>
        </w:rPr>
        <w:t xml:space="preserve">Этапа 2</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4F5">
      <w:pPr>
        <w:pageBreakBefore w:val="0"/>
        <w:numPr>
          <w:ilvl w:val="0"/>
          <w:numId w:val="28"/>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Развитие решения</w:t>
      </w:r>
    </w:p>
    <w:p w:rsidR="00000000" w:rsidDel="00000000" w:rsidP="00000000" w:rsidRDefault="00000000" w:rsidRPr="00000000" w14:paraId="000004F6">
      <w:pPr>
        <w:pageBreakBefore w:val="0"/>
        <w:numPr>
          <w:ilvl w:val="1"/>
          <w:numId w:val="28"/>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Организация и работа выделенной команды специалистов, которые в течение </w:t>
      </w:r>
      <w:r w:rsidDel="00000000" w:rsidR="00000000" w:rsidRPr="00000000">
        <w:rPr>
          <w:rFonts w:ascii="Times New Roman" w:cs="Times New Roman" w:eastAsia="Times New Roman" w:hAnsi="Times New Roman"/>
          <w:i w:val="1"/>
          <w:iCs w:val="1"/>
          <w:rtl w:val="0"/>
        </w:rPr>
        <w:t xml:space="preserve">Этапа 2</w:t>
      </w:r>
      <w:r w:rsidDel="00000000" w:rsidR="00000000" w:rsidRPr="00000000">
        <w:rPr>
          <w:rFonts w:ascii="Times New Roman" w:cs="Times New Roman" w:eastAsia="Times New Roman" w:hAnsi="Times New Roman"/>
          <w:rtl w:val="0"/>
        </w:rPr>
        <w:t xml:space="preserve"> проекта будут реализовывать следующие работы по развитию решения: </w:t>
      </w:r>
    </w:p>
    <w:p w:rsidR="00000000" w:rsidDel="00000000" w:rsidP="00000000" w:rsidRDefault="00000000" w:rsidRPr="00000000" w14:paraId="000004F7">
      <w:pPr>
        <w:pageBreakBefore w:val="0"/>
        <w:numPr>
          <w:ilvl w:val="2"/>
          <w:numId w:val="28"/>
        </w:numPr>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Реализация новых сценариев и доработка существующих, в соответствии со списком и приоритетами, определенными Заказчиком. В том числе, различных сценариев для обработки запросов физических и юридических лиц.</w:t>
      </w:r>
    </w:p>
    <w:p w:rsidR="00000000" w:rsidDel="00000000" w:rsidP="00000000" w:rsidRDefault="00000000" w:rsidRPr="00000000" w14:paraId="000004F8">
      <w:pPr>
        <w:pageBreakBefore w:val="0"/>
        <w:numPr>
          <w:ilvl w:val="2"/>
          <w:numId w:val="28"/>
        </w:numPr>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Реализация функционала в соответствии с согласованным списком задач по итогам Этапа 1. </w:t>
      </w:r>
    </w:p>
    <w:p w:rsidR="00000000" w:rsidDel="00000000" w:rsidP="00000000" w:rsidRDefault="00000000" w:rsidRPr="00000000" w14:paraId="000004F9">
      <w:pPr>
        <w:pageBreakBefore w:val="0"/>
        <w:numPr>
          <w:ilvl w:val="1"/>
          <w:numId w:val="28"/>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Работы будут выполняться итеративно. Управление списком задач и выбор задач для реализации в конкретной итерации должны выполняться по согласованию с Заказчиком. </w:t>
      </w:r>
    </w:p>
    <w:p w:rsidR="00000000" w:rsidDel="00000000" w:rsidP="00000000" w:rsidRDefault="00000000" w:rsidRPr="00000000" w14:paraId="000004FA">
      <w:pPr>
        <w:pageBreakBefore w:val="0"/>
        <w:numPr>
          <w:ilvl w:val="1"/>
          <w:numId w:val="28"/>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Объем ресурсов, выделяемых в команду, должен соответствовать ресурсам, участвующим на Этапе 1 проекта. Обоснованные отклонения от этого объема или изменение профилей специалистов должны быть согласованы с Заказчиком.</w:t>
      </w:r>
    </w:p>
    <w:p w:rsidR="00000000" w:rsidDel="00000000" w:rsidP="00000000" w:rsidRDefault="00000000" w:rsidRPr="00000000" w14:paraId="000004FB">
      <w:pPr>
        <w:pageBreakBefore w:val="0"/>
        <w:numPr>
          <w:ilvl w:val="0"/>
          <w:numId w:val="28"/>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Технологические работы</w:t>
      </w:r>
    </w:p>
    <w:p w:rsidR="00000000" w:rsidDel="00000000" w:rsidP="00000000" w:rsidRDefault="00000000" w:rsidRPr="00000000" w14:paraId="000004FC">
      <w:pPr>
        <w:pageBreakBefore w:val="0"/>
        <w:numPr>
          <w:ilvl w:val="1"/>
          <w:numId w:val="28"/>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Перевод архитектуры решения на согласованный технологический стэк.</w:t>
      </w:r>
    </w:p>
    <w:p w:rsidR="00000000" w:rsidDel="00000000" w:rsidP="00000000" w:rsidRDefault="00000000" w:rsidRPr="00000000" w14:paraId="000004FD">
      <w:pPr>
        <w:pageBreakBefore w:val="0"/>
        <w:numPr>
          <w:ilvl w:val="1"/>
          <w:numId w:val="28"/>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Масштабирование решения на обработку 100% (или иной, выбранной Заказчиком, доли) запросов (увеличение вычислительных мощностей, настройка балансировки для распределения нагрузки).</w:t>
      </w:r>
    </w:p>
    <w:p w:rsidR="00000000" w:rsidDel="00000000" w:rsidP="00000000" w:rsidRDefault="00000000" w:rsidRPr="00000000" w14:paraId="000004FE">
      <w:pPr>
        <w:pageBreakBefore w:val="0"/>
        <w:numPr>
          <w:ilvl w:val="0"/>
          <w:numId w:val="28"/>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Организационные мероприятия</w:t>
      </w:r>
    </w:p>
    <w:p w:rsidR="00000000" w:rsidDel="00000000" w:rsidP="00000000" w:rsidRDefault="00000000" w:rsidRPr="00000000" w14:paraId="000004FF">
      <w:pPr>
        <w:pageBreakBefore w:val="0"/>
        <w:numPr>
          <w:ilvl w:val="1"/>
          <w:numId w:val="28"/>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Выполнение работ по запуску опытно-промышленной эксплуатации и, затем, промышленной эксплуатации решения</w:t>
      </w:r>
    </w:p>
    <w:p w:rsidR="00000000" w:rsidDel="00000000" w:rsidP="00000000" w:rsidRDefault="00000000" w:rsidRPr="00000000" w14:paraId="00000500">
      <w:pPr>
        <w:pageBreakBefore w:val="0"/>
        <w:numPr>
          <w:ilvl w:val="2"/>
          <w:numId w:val="28"/>
        </w:numPr>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Разработка документации</w:t>
      </w:r>
    </w:p>
    <w:p w:rsidR="00000000" w:rsidDel="00000000" w:rsidP="00000000" w:rsidRDefault="00000000" w:rsidRPr="00000000" w14:paraId="00000501">
      <w:pPr>
        <w:pageBreakBefore w:val="0"/>
        <w:numPr>
          <w:ilvl w:val="2"/>
          <w:numId w:val="28"/>
        </w:numPr>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Проведение приемо-сдаточных испытаний.</w:t>
      </w:r>
    </w:p>
    <w:p w:rsidR="00000000" w:rsidDel="00000000" w:rsidP="00000000" w:rsidRDefault="00000000" w:rsidRPr="00000000" w14:paraId="00000502">
      <w:pPr>
        <w:pageBreakBefore w:val="0"/>
        <w:numPr>
          <w:ilvl w:val="2"/>
          <w:numId w:val="28"/>
        </w:numPr>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Передача процедуры переноса системы в PROD среду специалистам Заказчика.</w:t>
      </w:r>
    </w:p>
    <w:p w:rsidR="00000000" w:rsidDel="00000000" w:rsidP="00000000" w:rsidRDefault="00000000" w:rsidRPr="00000000" w14:paraId="00000503">
      <w:pPr>
        <w:pageBreakBefore w:val="0"/>
        <w:numPr>
          <w:ilvl w:val="1"/>
          <w:numId w:val="28"/>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Внедрение SLA</w:t>
      </w:r>
    </w:p>
    <w:p w:rsidR="00000000" w:rsidDel="00000000" w:rsidP="00000000" w:rsidRDefault="00000000" w:rsidRPr="00000000" w14:paraId="00000504">
      <w:pPr>
        <w:pageBreakBefore w:val="0"/>
        <w:numPr>
          <w:ilvl w:val="2"/>
          <w:numId w:val="28"/>
        </w:numPr>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Определение показателей качества решения, фиксация их целевых значений</w:t>
      </w:r>
    </w:p>
    <w:p w:rsidR="00000000" w:rsidDel="00000000" w:rsidP="00000000" w:rsidRDefault="00000000" w:rsidRPr="00000000" w14:paraId="00000505">
      <w:pPr>
        <w:pageBreakBefore w:val="0"/>
        <w:numPr>
          <w:ilvl w:val="2"/>
          <w:numId w:val="28"/>
        </w:numPr>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Определение процессов мониторинга показателей </w:t>
      </w:r>
    </w:p>
    <w:p w:rsidR="00000000" w:rsidDel="00000000" w:rsidP="00000000" w:rsidRDefault="00000000" w:rsidRPr="00000000" w14:paraId="00000506">
      <w:pPr>
        <w:pageBreakBefore w:val="0"/>
        <w:numPr>
          <w:ilvl w:val="2"/>
          <w:numId w:val="28"/>
        </w:numPr>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Определение процессов необходимых для достижения целевых значений показателей, действий при выявлении проблем</w:t>
      </w:r>
    </w:p>
    <w:p w:rsidR="00000000" w:rsidDel="00000000" w:rsidP="00000000" w:rsidRDefault="00000000" w:rsidRPr="00000000" w14:paraId="00000507">
      <w:pPr>
        <w:pageBreakBefore w:val="0"/>
        <w:numPr>
          <w:ilvl w:val="2"/>
          <w:numId w:val="28"/>
        </w:numPr>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Фиксация ответственности за соблюдение параметров качества.</w:t>
      </w:r>
    </w:p>
    <w:p w:rsidR="00000000" w:rsidDel="00000000" w:rsidP="00000000" w:rsidRDefault="00000000" w:rsidRPr="00000000" w14:paraId="00000508">
      <w:pPr>
        <w:pageBreakBefore w:val="0"/>
        <w:numPr>
          <w:ilvl w:val="1"/>
          <w:numId w:val="28"/>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Обеспечение процесса поддержки</w:t>
      </w:r>
    </w:p>
    <w:p w:rsidR="00000000" w:rsidDel="00000000" w:rsidP="00000000" w:rsidRDefault="00000000" w:rsidRPr="00000000" w14:paraId="00000509">
      <w:pPr>
        <w:pageBreakBefore w:val="0"/>
        <w:numPr>
          <w:ilvl w:val="2"/>
          <w:numId w:val="28"/>
        </w:numPr>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Учет инцидентов в bug tracking системе Заказчика (TFS)</w:t>
      </w:r>
    </w:p>
    <w:p w:rsidR="00000000" w:rsidDel="00000000" w:rsidP="00000000" w:rsidRDefault="00000000" w:rsidRPr="00000000" w14:paraId="0000050A">
      <w:pPr>
        <w:pageBreakBefore w:val="0"/>
        <w:numPr>
          <w:ilvl w:val="2"/>
          <w:numId w:val="28"/>
        </w:numPr>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Передача знаний для 1, 2 линии поддержки специалистам Заказчика</w:t>
      </w:r>
    </w:p>
    <w:p w:rsidR="00000000" w:rsidDel="00000000" w:rsidP="00000000" w:rsidRDefault="00000000" w:rsidRPr="00000000" w14:paraId="0000050B">
      <w:pPr>
        <w:pageBreakBefore w:val="0"/>
        <w:numPr>
          <w:ilvl w:val="2"/>
          <w:numId w:val="28"/>
        </w:numPr>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Организация 3 линии поддержки на стороне Исполнителя</w:t>
      </w:r>
    </w:p>
    <w:p w:rsidR="00000000" w:rsidDel="00000000" w:rsidP="00000000" w:rsidRDefault="00000000" w:rsidRPr="00000000" w14:paraId="0000050C">
      <w:pPr>
        <w:pageBreakBefore w:val="0"/>
        <w:numPr>
          <w:ilvl w:val="2"/>
          <w:numId w:val="28"/>
        </w:numPr>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Заключение договора поддержки, включающего: инцидент ную поддержку, работы по обслуживанию системы, консультации Заказчика.</w:t>
      </w:r>
    </w:p>
    <w:p w:rsidR="00000000" w:rsidDel="00000000" w:rsidP="00000000" w:rsidRDefault="00000000" w:rsidRPr="00000000" w14:paraId="0000050D">
      <w:pPr>
        <w:pageBreakBefore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0E">
      <w:pPr>
        <w:pageBreakBefore w:val="0"/>
        <w:rPr>
          <w:rFonts w:ascii="Times New Roman" w:cs="Times New Roman" w:eastAsia="Times New Roman" w:hAnsi="Times New Roman"/>
        </w:rPr>
      </w:pPr>
      <w:r w:rsidDel="00000000" w:rsidR="00000000" w:rsidRPr="00000000">
        <w:rPr>
          <w:rtl w:val="0"/>
        </w:rPr>
      </w:r>
    </w:p>
    <w:sectPr>
      <w:footerReference r:id="rId11" w:type="default"/>
      <w:footerReference r:id="rId12" w:type="first"/>
      <w:pgSz w:h="15840" w:w="12240"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mbria"/>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11">
    <w:pPr>
      <w:pageBreakBefore w:val="0"/>
      <w:jc w:val="right"/>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12">
    <w:pPr>
      <w:pageBreakBefore w:val="0"/>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5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5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Данные требования могут быть изменены по результатам подведения итогов Закупочной процедуры в соответствии с ТЗ.</w:t>
      </w:r>
    </w:p>
    <w:p w:rsidR="00000000" w:rsidDel="00000000" w:rsidP="00000000" w:rsidRDefault="00000000" w:rsidRPr="00000000" w14:paraId="000005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footnote>
</w:footnote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4">
    <w:lvl w:ilvl="0">
      <w:start w:val="1"/>
      <w:numFmt w:val="decimal"/>
      <w:lvlText w:val="%1."/>
      <w:lvlJc w:val="right"/>
      <w:pPr>
        <w:ind w:left="720" w:hanging="360"/>
      </w:pPr>
      <w:rPr>
        <w:u w:val="none"/>
      </w:rPr>
    </w:lvl>
    <w:lvl w:ilvl="1">
      <w:start w:val="1"/>
      <w:numFmt w:val="bullet"/>
      <w:lvlText w:val="○"/>
      <w:lvlJc w:val="left"/>
      <w:pPr>
        <w:ind w:left="1440" w:hanging="360"/>
      </w:pPr>
      <w:rPr>
        <w:u w:val="none"/>
      </w:rPr>
    </w:lvl>
    <w:lvl w:ilvl="2">
      <w:start w:val="1"/>
      <w:numFmt w:val="decimal"/>
      <w:lvlText w:val="%1.○.%3."/>
      <w:lvlJc w:val="right"/>
      <w:pPr>
        <w:ind w:left="2160" w:hanging="360"/>
      </w:pPr>
      <w:rPr>
        <w:u w:val="none"/>
      </w:rPr>
    </w:lvl>
    <w:lvl w:ilvl="3">
      <w:start w:val="1"/>
      <w:numFmt w:val="decimal"/>
      <w:lvlText w:val="%1.○.%3.%4."/>
      <w:lvlJc w:val="right"/>
      <w:pPr>
        <w:ind w:left="2880" w:hanging="360"/>
      </w:pPr>
      <w:rPr>
        <w:u w:val="none"/>
      </w:rPr>
    </w:lvl>
    <w:lvl w:ilvl="4">
      <w:start w:val="1"/>
      <w:numFmt w:val="decimal"/>
      <w:lvlText w:val="%1.○.%3.%4.%5."/>
      <w:lvlJc w:val="right"/>
      <w:pPr>
        <w:ind w:left="3600" w:hanging="360"/>
      </w:pPr>
      <w:rPr>
        <w:u w:val="none"/>
      </w:rPr>
    </w:lvl>
    <w:lvl w:ilvl="5">
      <w:start w:val="1"/>
      <w:numFmt w:val="decimal"/>
      <w:lvlText w:val="%1.○.%3.%4.%5.%6."/>
      <w:lvlJc w:val="right"/>
      <w:pPr>
        <w:ind w:left="4320" w:hanging="360"/>
      </w:pPr>
      <w:rPr>
        <w:u w:val="none"/>
      </w:rPr>
    </w:lvl>
    <w:lvl w:ilvl="6">
      <w:start w:val="1"/>
      <w:numFmt w:val="decimal"/>
      <w:lvlText w:val="%1.○.%3.%4.%5.%6.%7."/>
      <w:lvlJc w:val="right"/>
      <w:pPr>
        <w:ind w:left="5040" w:hanging="360"/>
      </w:pPr>
      <w:rPr>
        <w:u w:val="none"/>
      </w:rPr>
    </w:lvl>
    <w:lvl w:ilvl="7">
      <w:start w:val="1"/>
      <w:numFmt w:val="decimal"/>
      <w:lvlText w:val="%1.○.%3.%4.%5.%6.%7.%8."/>
      <w:lvlJc w:val="right"/>
      <w:pPr>
        <w:ind w:left="5760" w:hanging="360"/>
      </w:pPr>
      <w:rPr>
        <w:u w:val="none"/>
      </w:rPr>
    </w:lvl>
    <w:lvl w:ilvl="8">
      <w:start w:val="1"/>
      <w:numFmt w:val="decimal"/>
      <w:lvlText w:val="%1.○.%3.%4.%5.%6.%7.%8.%9."/>
      <w:lvlJc w:val="righ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7">
    <w:lvl w:ilvl="0">
      <w:start w:val="1"/>
      <w:numFmt w:val="decimal"/>
      <w:lvlText w:val="%1."/>
      <w:lvlJc w:val="left"/>
      <w:pPr>
        <w:ind w:left="720" w:hanging="360"/>
      </w:pPr>
      <w:rPr/>
    </w:lvl>
    <w:lvl w:ilvl="1">
      <w:start w:val="1"/>
      <w:numFmt w:val="decimal"/>
      <w:lvlText w:val="%1.%2."/>
      <w:lvlJc w:val="left"/>
      <w:pPr>
        <w:ind w:left="1152" w:hanging="432"/>
      </w:pPr>
      <w:rPr/>
    </w:lvl>
    <w:lvl w:ilvl="2">
      <w:start w:val="1"/>
      <w:numFmt w:val="decimal"/>
      <w:lvlText w:val="%1.%2.%3."/>
      <w:lvlJc w:val="left"/>
      <w:pPr>
        <w:ind w:left="1584" w:hanging="504"/>
      </w:pPr>
      <w:rPr/>
    </w:lvl>
    <w:lvl w:ilvl="3">
      <w:start w:val="1"/>
      <w:numFmt w:val="decimal"/>
      <w:lvlText w:val="%1.%2.%3.%4."/>
      <w:lvlJc w:val="left"/>
      <w:pPr>
        <w:ind w:left="2088" w:hanging="648"/>
      </w:pPr>
      <w:rPr/>
    </w:lvl>
    <w:lvl w:ilvl="4">
      <w:start w:val="1"/>
      <w:numFmt w:val="decimal"/>
      <w:lvlText w:val="%1.%2.%3.%4.%5."/>
      <w:lvlJc w:val="left"/>
      <w:pPr>
        <w:ind w:left="2592" w:hanging="792"/>
      </w:pPr>
      <w:rPr/>
    </w:lvl>
    <w:lvl w:ilvl="5">
      <w:start w:val="1"/>
      <w:numFmt w:val="decimal"/>
      <w:lvlText w:val="%1.%2.%3.%4.%5.%6."/>
      <w:lvlJc w:val="left"/>
      <w:pPr>
        <w:ind w:left="3096" w:hanging="935.9999999999995"/>
      </w:pPr>
      <w:rPr/>
    </w:lvl>
    <w:lvl w:ilvl="6">
      <w:start w:val="1"/>
      <w:numFmt w:val="decimal"/>
      <w:lvlText w:val="%1.%2.%3.%4.%5.%6.%7."/>
      <w:lvlJc w:val="left"/>
      <w:pPr>
        <w:ind w:left="3600" w:hanging="1080"/>
      </w:pPr>
      <w:rPr/>
    </w:lvl>
    <w:lvl w:ilvl="7">
      <w:start w:val="1"/>
      <w:numFmt w:val="decimal"/>
      <w:lvlText w:val="%1.%2.%3.%4.%5.%6.%7.%8."/>
      <w:lvlJc w:val="left"/>
      <w:pPr>
        <w:ind w:left="4104" w:hanging="1224"/>
      </w:pPr>
      <w:rPr/>
    </w:lvl>
    <w:lvl w:ilvl="8">
      <w:start w:val="1"/>
      <w:numFmt w:val="decimal"/>
      <w:lvlText w:val="%1.%2.%3.%4.%5.%6.%7.%8.%9."/>
      <w:lvlJc w:val="left"/>
      <w:pPr>
        <w:ind w:left="4680" w:hanging="1440"/>
      </w:pPr>
      <w:rPr/>
    </w:lvl>
  </w:abstractNum>
  <w:abstractNum w:abstractNumId="2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9">
    <w:lvl w:ilvl="0">
      <w:start w:val="1"/>
      <w:numFmt w:val="decimal"/>
      <w:lvlText w:val="OR.00%1."/>
      <w:lvlJc w:val="left"/>
      <w:pPr>
        <w:ind w:left="720" w:hanging="360"/>
      </w:pPr>
      <w:rPr>
        <w:color w:val="000000"/>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0">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3">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4">
    <w:lvl w:ilvl="0">
      <w:start w:val="1"/>
      <w:numFmt w:val="decimal"/>
      <w:lvlText w:val="%1."/>
      <w:lvlJc w:val="left"/>
      <w:pPr>
        <w:ind w:left="786" w:hanging="360.00000000000006"/>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8">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ru-RU"/>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sz w:val="32"/>
      <w:szCs w:val="32"/>
    </w:rPr>
  </w:style>
  <w:style w:type="paragraph" w:styleId="Heading3">
    <w:name w:val="heading 3"/>
    <w:basedOn w:val="Normal"/>
    <w:next w:val="Normal"/>
    <w:pPr>
      <w:keepNext w:val="1"/>
      <w:keepLines w:val="1"/>
      <w:pageBreakBefore w:val="0"/>
      <w:spacing w:after="80" w:before="320" w:lineRule="auto"/>
    </w:pPr>
    <w:rPr>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rPr>
  </w:style>
  <w:style w:type="paragraph" w:styleId="Heading6">
    <w:name w:val="heading 6"/>
    <w:basedOn w:val="Normal"/>
    <w:next w:val="Normal"/>
    <w:pPr>
      <w:keepNext w:val="1"/>
      <w:keepLines w:val="1"/>
      <w:pageBreakBefore w:val="0"/>
      <w:spacing w:after="80" w:before="240" w:lineRule="auto"/>
    </w:pPr>
    <w:rPr>
      <w:i w:val="1"/>
      <w:iCs w:val="1"/>
      <w:color w:val="666666"/>
    </w:rPr>
  </w:style>
  <w:style w:type="paragraph" w:styleId="Title">
    <w:name w:val="Title"/>
    <w:basedOn w:val="Normal"/>
    <w:next w:val="Normal"/>
    <w:pPr>
      <w:keepNext w:val="1"/>
      <w:keepLines w:val="1"/>
      <w:pageBreakBefore w:val="0"/>
      <w:spacing w:after="60" w:lineRule="auto"/>
    </w:pPr>
    <w:rPr>
      <w:sz w:val="52"/>
      <w:szCs w:val="52"/>
    </w:rPr>
  </w:style>
  <w:style w:type="paragraph" w:styleId="Subtitle">
    <w:name w:val="Subtitle"/>
    <w:basedOn w:val="Normal"/>
    <w:next w:val="Normal"/>
    <w:pPr>
      <w:keepNext w:val="1"/>
      <w:keepLines w:val="1"/>
      <w:pageBreakBefore w:val="0"/>
      <w:spacing w:after="320" w:lineRule="auto"/>
    </w:pPr>
    <w:rPr>
      <w:color w:val="666666"/>
      <w:sz w:val="30"/>
      <w:szCs w:val="30"/>
    </w:rPr>
  </w:style>
  <w:style w:type="paragraph" w:styleId="TableofFigures">
    <w:name w:val="table of figures"/>
    <w:basedOn w:val="Normal"/>
    <w:next w:val="Normal"/>
  </w:style>
  <w:style w:type="table" w:styleId="Table1">
    <w:basedOn w:val="TableNormal"/>
    <w:pPr>
      <w:spacing w:line="240" w:lineRule="auto"/>
    </w:pPr>
    <w:rPr>
      <w:rFonts w:ascii="Times New Roman" w:cs="Times New Roman" w:eastAsia="Times New Roman" w:hAnsi="Times New Roman"/>
      <w:sz w:val="20"/>
      <w:szCs w:val="20"/>
    </w:rPr>
    <w:tblPr>
      <w:tblStyleRowBandSize w:val="1"/>
      <w:tblStyleColBandSize w:val="1"/>
      <w:tblCellMar>
        <w:top w:w="100.0" w:type="dxa"/>
        <w:left w:w="100.0" w:type="dxa"/>
        <w:bottom w:w="100.0" w:type="dxa"/>
        <w:right w:w="100.0" w:type="dxa"/>
      </w:tblCellMar>
    </w:tblPr>
  </w:style>
  <w:style w:type="table" w:styleId="Table2">
    <w:basedOn w:val="TableNormal"/>
    <w:pPr>
      <w:spacing w:line="240" w:lineRule="auto"/>
    </w:pPr>
    <w:rPr>
      <w:rFonts w:ascii="Times New Roman" w:cs="Times New Roman" w:eastAsia="Times New Roman" w:hAnsi="Times New Roman"/>
      <w:sz w:val="20"/>
      <w:szCs w:val="20"/>
    </w:rPr>
    <w:tblPr>
      <w:tblStyleRowBandSize w:val="1"/>
      <w:tblStyleColBandSize w:val="1"/>
      <w:tblCellMar>
        <w:top w:w="100.0" w:type="dxa"/>
        <w:left w:w="100.0" w:type="dxa"/>
        <w:bottom w:w="100.0" w:type="dxa"/>
        <w:right w:w="100.0" w:type="dxa"/>
      </w:tblCellMar>
    </w:tblPr>
  </w:style>
  <w:style w:type="table" w:styleId="Table3">
    <w:basedOn w:val="TableNormal"/>
    <w:pPr>
      <w:spacing w:line="240" w:lineRule="auto"/>
    </w:pPr>
    <w:rPr>
      <w:rFonts w:ascii="Times New Roman" w:cs="Times New Roman" w:eastAsia="Times New Roman" w:hAnsi="Times New Roman"/>
      <w:sz w:val="20"/>
      <w:szCs w:val="20"/>
    </w:rPr>
    <w:tblPr>
      <w:tblStyleRowBandSize w:val="1"/>
      <w:tblStyleColBandSize w:val="1"/>
      <w:tblCellMar>
        <w:top w:w="100.0" w:type="dxa"/>
        <w:left w:w="100.0" w:type="dxa"/>
        <w:bottom w:w="100.0" w:type="dxa"/>
        <w:right w:w="100.0" w:type="dxa"/>
      </w:tblCellMar>
    </w:tblPr>
  </w:style>
  <w:style w:type="table" w:styleId="Table4">
    <w:basedOn w:val="TableNormal"/>
    <w:pPr>
      <w:spacing w:line="240" w:lineRule="auto"/>
    </w:pPr>
    <w:rPr>
      <w:rFonts w:ascii="Times New Roman" w:cs="Times New Roman" w:eastAsia="Times New Roman" w:hAnsi="Times New Roman"/>
      <w:sz w:val="20"/>
      <w:szCs w:val="20"/>
    </w:rPr>
    <w:tblPr>
      <w:tblStyleRowBandSize w:val="1"/>
      <w:tblStyleColBandSize w:val="1"/>
      <w:tblCellMar>
        <w:top w:w="100.0" w:type="dxa"/>
        <w:left w:w="100.0" w:type="dxa"/>
        <w:bottom w:w="100.0" w:type="dxa"/>
        <w:right w:w="100.0" w:type="dxa"/>
      </w:tblCellMar>
    </w:tblPr>
  </w:style>
  <w:style w:type="table" w:styleId="Table5">
    <w:basedOn w:val="TableNormal"/>
    <w:pPr>
      <w:spacing w:line="240" w:lineRule="auto"/>
    </w:pPr>
    <w:rPr>
      <w:rFonts w:ascii="Times New Roman" w:cs="Times New Roman" w:eastAsia="Times New Roman" w:hAnsi="Times New Roman"/>
      <w:sz w:val="20"/>
      <w:szCs w:val="20"/>
    </w:rPr>
    <w:tblPr>
      <w:tblStyleRowBandSize w:val="1"/>
      <w:tblStyleColBandSize w:val="1"/>
    </w:tblPr>
  </w:style>
  <w:style w:type="table" w:styleId="Table6">
    <w:basedOn w:val="TableNormal"/>
    <w:tblPr>
      <w:tblStyleRowBandSize w:val="1"/>
      <w:tblStyleColBandSize w:val="1"/>
      <w:tblCellMar>
        <w:top w:w="0.0" w:type="dxa"/>
        <w:left w:w="28.0" w:type="dxa"/>
        <w:bottom w:w="0.0" w:type="dxa"/>
        <w:right w:w="28.0" w:type="dxa"/>
      </w:tblCellMar>
    </w:tblPr>
  </w:style>
  <w:style w:type="table" w:styleId="Table7">
    <w:basedOn w:val="TableNormal"/>
    <w:tblPr>
      <w:tblStyleRowBandSize w:val="1"/>
      <w:tblStyleColBandSize w:val="1"/>
      <w:tblCellMar>
        <w:top w:w="0.0" w:type="dxa"/>
        <w:left w:w="28.0" w:type="dxa"/>
        <w:bottom w:w="0.0" w:type="dxa"/>
        <w:right w:w="28.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28.0" w:type="dxa"/>
        <w:bottom w:w="0.0" w:type="dxa"/>
        <w:right w:w="28.0" w:type="dxa"/>
      </w:tblCellMar>
    </w:tblPr>
  </w:style>
  <w:style w:type="table" w:styleId="Table10">
    <w:basedOn w:val="TableNormal"/>
    <w:tblPr>
      <w:tblStyleRowBandSize w:val="1"/>
      <w:tblStyleColBandSize w:val="1"/>
      <w:tblCellMar>
        <w:top w:w="0.0" w:type="dxa"/>
        <w:left w:w="0.0" w:type="dxa"/>
        <w:bottom w:w="0.0" w:type="dxa"/>
        <w:right w:w="0.0" w:type="dxa"/>
      </w:tblCellMar>
    </w:tblPr>
  </w:style>
  <w:style w:type="table" w:styleId="Table11">
    <w:basedOn w:val="TableNormal"/>
    <w:tblPr>
      <w:tblStyleRowBandSize w:val="1"/>
      <w:tblStyleColBandSize w:val="1"/>
      <w:tblCellMar>
        <w:top w:w="0.0" w:type="dxa"/>
        <w:left w:w="28.0" w:type="dxa"/>
        <w:bottom w:w="0.0" w:type="dxa"/>
        <w:right w:w="28.0" w:type="dxa"/>
      </w:tblCellMar>
    </w:tblPr>
  </w:style>
  <w:style w:type="table" w:styleId="Table12">
    <w:basedOn w:val="TableNormal"/>
    <w:tblPr>
      <w:tblStyleRowBandSize w:val="1"/>
      <w:tblStyleColBandSize w:val="1"/>
      <w:tblCellMar>
        <w:top w:w="0.0" w:type="dxa"/>
        <w:left w:w="0.0" w:type="dxa"/>
        <w:bottom w:w="0.0" w:type="dxa"/>
        <w:right w:w="0.0" w:type="dxa"/>
      </w:tblCellMar>
    </w:tblPr>
  </w:style>
  <w:style w:type="table" w:styleId="Table13">
    <w:basedOn w:val="TableNormal"/>
    <w:pPr>
      <w:spacing w:line="240" w:lineRule="auto"/>
    </w:pPr>
    <w:rPr>
      <w:rFonts w:ascii="Times New Roman" w:cs="Times New Roman" w:eastAsia="Times New Roman" w:hAnsi="Times New Roman"/>
      <w:sz w:val="20"/>
      <w:szCs w:val="20"/>
    </w:rPr>
    <w:tblPr>
      <w:tblStyleRowBandSize w:val="1"/>
      <w:tblStyleColBandSize w:val="1"/>
      <w:tblCellMar>
        <w:top w:w="100.0" w:type="dxa"/>
        <w:left w:w="100.0" w:type="dxa"/>
        <w:bottom w:w="100.0" w:type="dxa"/>
        <w:right w:w="100.0" w:type="dxa"/>
      </w:tblCellMar>
    </w:tblPr>
  </w:style>
  <w:style w:type="table" w:styleId="Table14">
    <w:basedOn w:val="TableNormal"/>
    <w:pPr>
      <w:spacing w:line="240" w:lineRule="auto"/>
    </w:pPr>
    <w:rPr>
      <w:rFonts w:ascii="Times New Roman" w:cs="Times New Roman" w:eastAsia="Times New Roman" w:hAnsi="Times New Roman"/>
      <w:sz w:val="20"/>
      <w:szCs w:val="20"/>
    </w:rPr>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11" Type="http://schemas.openxmlformats.org/officeDocument/2006/relationships/footer" Target="footer2.xml"/><Relationship Id="rId10" Type="http://schemas.openxmlformats.org/officeDocument/2006/relationships/image" Target="media/image3.png"/><Relationship Id="rId12" Type="http://schemas.openxmlformats.org/officeDocument/2006/relationships/footer" Target="footer1.xml"/><Relationship Id="rId9" Type="http://schemas.openxmlformats.org/officeDocument/2006/relationships/image" Target="media/image2.png"/><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image" Target="media/image4.png"/><Relationship Id="rId8" Type="http://schemas.openxmlformats.org/officeDocument/2006/relationships/image" Target="media/image1.jp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